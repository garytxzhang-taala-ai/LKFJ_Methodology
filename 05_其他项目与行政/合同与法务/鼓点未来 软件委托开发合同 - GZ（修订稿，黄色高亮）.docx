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comments.xml" ContentType="application/vnd.openxmlformats-officedocument.wordprocessingml.comments+xml"/>
  <Override PartName="/word/commentsExtended.xml" ContentType="application/vnd.openxmlformats-officedocument.wordprocessingml.commentsExtended+xml"/>
  <Override PartName="/word/commentsExtensible.xml" ContentType="application/vnd.openxmlformats-officedocument.wordprocessingml.commentsExtensible+xml"/>
  <Override PartName="/word/commentsIds.xml" ContentType="application/vnd.openxmlformats-officedocument.wordprocessingml.commentsId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nts/font1.odttf" ContentType="application/vnd.openxmlformats-officedocument.obfuscatedFont"/>
  <Override PartName="/word/fonts/font10.odttf" ContentType="application/vnd.openxmlformats-officedocument.obfuscatedFont"/>
  <Override PartName="/word/fonts/font11.odttf" ContentType="application/vnd.openxmlformats-officedocument.obfuscatedFont"/>
  <Override PartName="/word/fonts/font12.odttf" ContentType="application/vnd.openxmlformats-officedocument.obfuscatedFont"/>
  <Override PartName="/word/fonts/font2.odttf" ContentType="application/vnd.openxmlformats-officedocument.obfuscatedFont"/>
  <Override PartName="/word/fonts/font3.odttf" ContentType="application/vnd.openxmlformats-officedocument.obfuscatedFont"/>
  <Override PartName="/word/fonts/font4.odttf" ContentType="application/vnd.openxmlformats-officedocument.obfuscatedFont"/>
  <Override PartName="/word/fonts/font5.odttf" ContentType="application/vnd.openxmlformats-officedocument.obfuscatedFont"/>
  <Override PartName="/word/fonts/font6.odttf" ContentType="application/vnd.openxmlformats-officedocument.obfuscatedFont"/>
  <Override PartName="/word/fonts/font7.odttf" ContentType="application/vnd.openxmlformats-officedocument.obfuscatedFont"/>
  <Override PartName="/word/fonts/font8.odttf" ContentType="application/vnd.openxmlformats-officedocument.obfuscatedFont"/>
  <Override PartName="/word/fonts/font9.odttf" ContentType="application/vnd.openxmlformats-officedocument.obfuscatedFont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people.xml" ContentType="application/vnd.openxmlformats-officedocument.wordprocessingml.peop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body>
    <w:p w14:paraId="00000001" w14:textId="77777777" w:rsidR="00665EFE" w:rsidRPr="00304F25" w:rsidRDefault="00000000">
      <w:pPr>
        <w:spacing w:line="288" w:lineRule="auto"/>
        <w:jc w:val="center"/>
        <w:rPr>
          <w:rFonts w:eastAsia="STXihei" w:cs="Calibri"/>
          <w:b/>
          <w:bCs/>
          <w:sz w:val="32"/>
          <w:szCs w:val="32"/>
          <w:rPrChange w:id="0" w:author="Gary Zhang" w:date="2026-07-24T15:55:00Z" w16du:dateUtc="2026-07-24T07:55:00Z">
            <w:rPr>
              <w:rFonts w:ascii="Calibri" w:eastAsia="STXihei" w:hAnsi="Calibri" w:cs="Calibri"/>
              <w:b/>
              <w:bCs/>
              <w:sz w:val="32"/>
              <w:szCs w:val="32"/>
            </w:rPr>
          </w:rPrChange>
        </w:rPr>
      </w:pPr>
      <w:r w:rsidRPr="00304F25">
        <w:rPr>
          <w:rFonts w:eastAsia="STXihei" w:cs="Calibri"/>
          <w:b/>
          <w:bCs/>
          <w:sz w:val="32"/>
          <w:szCs w:val="32"/>
          <w:rPrChange w:id="1" w:author="Gary Zhang" w:date="2026-07-24T15:55:00Z" w16du:dateUtc="2026-07-24T07:55:00Z">
            <w:rPr>
              <w:rFonts w:ascii="Calibri" w:eastAsia="STXihei" w:hAnsi="Calibri" w:cs="Calibri"/>
              <w:b/>
              <w:bCs/>
              <w:sz w:val="32"/>
              <w:szCs w:val="32"/>
            </w:rPr>
          </w:rPrChange>
        </w:rPr>
        <w:t>软件委托开发合同</w:t>
      </w:r>
    </w:p>
    <w:p w14:paraId="00000002" w14:textId="77777777" w:rsidR="00665EFE" w:rsidRPr="00304F25" w:rsidRDefault="00665EFE">
      <w:pPr>
        <w:spacing w:line="288" w:lineRule="auto"/>
        <w:rPr>
          <w:rFonts w:eastAsia="STXihei" w:cs="Calibri"/>
          <w:sz w:val="24"/>
          <w:szCs w:val="24"/>
          <w:rPrChange w:id="2" w:author="Gary Zhang" w:date="2026-07-24T15:55:00Z" w16du:dateUtc="2026-07-24T07:55:00Z">
            <w:rPr>
              <w:rFonts w:ascii="Calibri" w:eastAsia="STXihei" w:hAnsi="Calibri" w:cs="Calibri"/>
              <w:sz w:val="24"/>
              <w:szCs w:val="24"/>
            </w:rPr>
          </w:rPrChange>
        </w:rPr>
      </w:pPr>
    </w:p>
    <w:p w14:paraId="00000003" w14:textId="2049CE2B" w:rsidR="00665EFE" w:rsidRPr="00304F25" w:rsidRDefault="00000000">
      <w:pPr>
        <w:spacing w:line="288" w:lineRule="auto"/>
        <w:rPr>
          <w:rFonts w:eastAsia="STXihei" w:cs="Calibri"/>
          <w:sz w:val="24"/>
          <w:szCs w:val="24"/>
          <w:rPrChange w:id="3" w:author="Gary Zhang" w:date="2026-07-24T15:55:00Z" w16du:dateUtc="2026-07-24T07:55:00Z">
            <w:rPr>
              <w:rFonts w:ascii="Calibri" w:eastAsia="STXihei" w:hAnsi="Calibri" w:cs="Calibri"/>
              <w:sz w:val="24"/>
              <w:szCs w:val="24"/>
            </w:rPr>
          </w:rPrChange>
        </w:rPr>
      </w:pPr>
      <w:r w:rsidRPr="00304F25">
        <w:rPr>
          <w:rFonts w:eastAsia="STXihei" w:cs="Calibri"/>
          <w:sz w:val="24"/>
          <w:szCs w:val="24"/>
          <w:rPrChange w:id="4" w:author="Gary Zhang" w:date="2026-07-24T15:55:00Z" w16du:dateUtc="2026-07-24T07:55:00Z">
            <w:rPr>
              <w:rFonts w:ascii="Calibri" w:eastAsia="STXihei" w:hAnsi="Calibri" w:cs="Calibri"/>
              <w:sz w:val="24"/>
              <w:szCs w:val="24"/>
            </w:rPr>
          </w:rPrChange>
        </w:rPr>
        <w:t>甲方（委托方）：</w:t>
      </w:r>
      <w:del w:id="5" w:author="Gary Zhang" w:date="2026-07-24T14:53:00Z" w16du:dateUtc="2026-07-24T06:53:00Z">
        <w:r w:rsidRPr="00304F25" w:rsidDel="00C25985">
          <w:rPr>
            <w:rFonts w:eastAsia="STXihei" w:cs="Calibri"/>
            <w:sz w:val="24"/>
            <w:szCs w:val="24"/>
            <w:rPrChange w:id="6" w:author="Gary Zhang" w:date="2026-07-24T15:55:00Z" w16du:dateUtc="2026-07-24T07:55:00Z">
              <w:rPr>
                <w:rFonts w:ascii="Calibri" w:eastAsia="STXihei" w:hAnsi="Calibri" w:cs="Calibri"/>
                <w:sz w:val="24"/>
                <w:szCs w:val="24"/>
              </w:rPr>
            </w:rPrChange>
          </w:rPr>
          <w:delText xml:space="preserve"> </w:delText>
        </w:r>
      </w:del>
      <w:r w:rsidRPr="00304F25">
        <w:rPr>
          <w:rFonts w:eastAsia="STXihei" w:cs="Calibri"/>
          <w:sz w:val="24"/>
          <w:szCs w:val="24"/>
          <w:rPrChange w:id="7" w:author="Gary Zhang" w:date="2026-07-24T15:55:00Z" w16du:dateUtc="2026-07-24T07:55:00Z">
            <w:rPr>
              <w:rFonts w:ascii="Calibri" w:eastAsia="STXihei" w:hAnsi="Calibri" w:cs="Calibri"/>
              <w:sz w:val="24"/>
              <w:szCs w:val="24"/>
            </w:rPr>
          </w:rPrChange>
        </w:rPr>
        <w:t>上海凭远智通信息咨询有限公司</w:t>
      </w:r>
    </w:p>
    <w:p w14:paraId="00000004" w14:textId="72CD55A8" w:rsidR="00665EFE" w:rsidRPr="00304F25" w:rsidRDefault="00000000">
      <w:pPr>
        <w:spacing w:line="288" w:lineRule="auto"/>
        <w:rPr>
          <w:rFonts w:eastAsia="STXihei" w:cs="Calibri"/>
          <w:sz w:val="24"/>
          <w:szCs w:val="24"/>
          <w:rPrChange w:id="8" w:author="Gary Zhang" w:date="2026-07-24T15:55:00Z" w16du:dateUtc="2026-07-24T07:55:00Z">
            <w:rPr>
              <w:rFonts w:ascii="Calibri" w:eastAsia="STXihei" w:hAnsi="Calibri" w:cs="Calibri"/>
              <w:sz w:val="24"/>
              <w:szCs w:val="24"/>
            </w:rPr>
          </w:rPrChange>
        </w:rPr>
      </w:pPr>
      <w:r w:rsidRPr="00304F25">
        <w:rPr>
          <w:rFonts w:eastAsia="STXihei" w:cs="Calibri"/>
          <w:sz w:val="24"/>
          <w:szCs w:val="24"/>
          <w:rPrChange w:id="9" w:author="Gary Zhang" w:date="2026-07-24T15:55:00Z" w16du:dateUtc="2026-07-24T07:55:00Z">
            <w:rPr>
              <w:rFonts w:ascii="Calibri" w:eastAsia="STXihei" w:hAnsi="Calibri" w:cs="Calibri"/>
              <w:sz w:val="24"/>
              <w:szCs w:val="24"/>
            </w:rPr>
          </w:rPrChange>
        </w:rPr>
        <w:t>统一社会信用代码：</w:t>
      </w:r>
      <w:del w:id="10" w:author="Gary Zhang" w:date="2026-07-24T14:53:00Z" w16du:dateUtc="2026-07-24T06:53:00Z">
        <w:r w:rsidRPr="00304F25" w:rsidDel="00C25985">
          <w:rPr>
            <w:rFonts w:eastAsia="STXihei" w:cs="Calibri"/>
            <w:sz w:val="24"/>
            <w:szCs w:val="24"/>
            <w:rPrChange w:id="11" w:author="Gary Zhang" w:date="2026-07-24T15:55:00Z" w16du:dateUtc="2026-07-24T07:55:00Z">
              <w:rPr>
                <w:rFonts w:ascii="Calibri" w:eastAsia="STXihei" w:hAnsi="Calibri" w:cs="Calibri"/>
                <w:sz w:val="24"/>
                <w:szCs w:val="24"/>
              </w:rPr>
            </w:rPrChange>
          </w:rPr>
          <w:delText xml:space="preserve"> </w:delText>
        </w:r>
      </w:del>
      <w:r w:rsidRPr="00304F25">
        <w:rPr>
          <w:rFonts w:eastAsia="STXihei" w:cs="Calibri"/>
          <w:sz w:val="24"/>
          <w:szCs w:val="24"/>
          <w:rPrChange w:id="12" w:author="Gary Zhang" w:date="2026-07-24T15:55:00Z" w16du:dateUtc="2026-07-24T07:55:00Z">
            <w:rPr>
              <w:rFonts w:ascii="Calibri" w:eastAsia="STXihei" w:hAnsi="Calibri" w:cs="Calibri"/>
              <w:sz w:val="24"/>
              <w:szCs w:val="24"/>
            </w:rPr>
          </w:rPrChange>
        </w:rPr>
        <w:t>91310109570826197E</w:t>
      </w:r>
    </w:p>
    <w:p w14:paraId="00000005" w14:textId="74935C16" w:rsidR="00665EFE" w:rsidRPr="00304F25" w:rsidRDefault="00000000">
      <w:pPr>
        <w:spacing w:line="288" w:lineRule="auto"/>
        <w:rPr>
          <w:rFonts w:eastAsia="STXihei" w:cs="Calibri"/>
          <w:sz w:val="24"/>
          <w:szCs w:val="24"/>
          <w:rPrChange w:id="13" w:author="Gary Zhang" w:date="2026-07-24T15:55:00Z" w16du:dateUtc="2026-07-24T07:55:00Z">
            <w:rPr>
              <w:rFonts w:ascii="Calibri" w:eastAsia="STXihei" w:hAnsi="Calibri" w:cs="Calibri"/>
              <w:sz w:val="24"/>
              <w:szCs w:val="24"/>
            </w:rPr>
          </w:rPrChange>
        </w:rPr>
      </w:pPr>
      <w:r w:rsidRPr="00304F25">
        <w:rPr>
          <w:rFonts w:eastAsia="STXihei" w:cs="Calibri"/>
          <w:sz w:val="24"/>
          <w:szCs w:val="24"/>
          <w:rPrChange w:id="14" w:author="Gary Zhang" w:date="2026-07-24T15:55:00Z" w16du:dateUtc="2026-07-24T07:55:00Z">
            <w:rPr>
              <w:rFonts w:ascii="Calibri" w:eastAsia="STXihei" w:hAnsi="Calibri" w:cs="Calibri"/>
              <w:sz w:val="24"/>
              <w:szCs w:val="24"/>
            </w:rPr>
          </w:rPrChange>
        </w:rPr>
        <w:t>联系人：</w:t>
      </w:r>
      <w:del w:id="15" w:author="Gary Zhang" w:date="2026-07-24T14:53:00Z" w16du:dateUtc="2026-07-24T06:53:00Z">
        <w:r w:rsidRPr="00304F25" w:rsidDel="00C25985">
          <w:rPr>
            <w:rFonts w:eastAsia="STXihei" w:cs="Calibri"/>
            <w:sz w:val="24"/>
            <w:szCs w:val="24"/>
            <w:rPrChange w:id="16" w:author="Gary Zhang" w:date="2026-07-24T15:55:00Z" w16du:dateUtc="2026-07-24T07:55:00Z">
              <w:rPr>
                <w:rFonts w:ascii="Calibri" w:eastAsia="STXihei" w:hAnsi="Calibri" w:cs="Calibri"/>
                <w:sz w:val="24"/>
                <w:szCs w:val="24"/>
              </w:rPr>
            </w:rPrChange>
          </w:rPr>
          <w:delText xml:space="preserve"> </w:delText>
        </w:r>
      </w:del>
      <w:r w:rsidRPr="00304F25">
        <w:rPr>
          <w:rFonts w:eastAsia="STXihei" w:cs="Calibri"/>
          <w:sz w:val="24"/>
          <w:szCs w:val="24"/>
          <w:rPrChange w:id="17" w:author="Gary Zhang" w:date="2026-07-24T15:55:00Z" w16du:dateUtc="2026-07-24T07:55:00Z">
            <w:rPr>
              <w:rFonts w:ascii="Calibri" w:eastAsia="STXihei" w:hAnsi="Calibri" w:cs="Calibri"/>
              <w:sz w:val="24"/>
              <w:szCs w:val="24"/>
            </w:rPr>
          </w:rPrChange>
        </w:rPr>
        <w:t>孙天元</w:t>
      </w:r>
    </w:p>
    <w:p w14:paraId="00000006" w14:textId="5712D125" w:rsidR="00665EFE" w:rsidRPr="00304F25" w:rsidRDefault="00000000">
      <w:pPr>
        <w:spacing w:line="288" w:lineRule="auto"/>
        <w:rPr>
          <w:rFonts w:eastAsia="STXihei" w:cs="Calibri"/>
          <w:sz w:val="24"/>
          <w:szCs w:val="24"/>
          <w:rPrChange w:id="18" w:author="Gary Zhang" w:date="2026-07-24T15:55:00Z" w16du:dateUtc="2026-07-24T07:55:00Z">
            <w:rPr>
              <w:rFonts w:ascii="Calibri" w:eastAsia="STXihei" w:hAnsi="Calibri" w:cs="Calibri"/>
              <w:sz w:val="24"/>
              <w:szCs w:val="24"/>
            </w:rPr>
          </w:rPrChange>
        </w:rPr>
      </w:pPr>
      <w:r w:rsidRPr="00304F25">
        <w:rPr>
          <w:rFonts w:eastAsia="STXihei" w:cs="Calibri"/>
          <w:sz w:val="24"/>
          <w:szCs w:val="24"/>
          <w:rPrChange w:id="19" w:author="Gary Zhang" w:date="2026-07-24T15:55:00Z" w16du:dateUtc="2026-07-24T07:55:00Z">
            <w:rPr>
              <w:rFonts w:ascii="Calibri" w:eastAsia="STXihei" w:hAnsi="Calibri" w:cs="Calibri"/>
              <w:sz w:val="24"/>
              <w:szCs w:val="24"/>
            </w:rPr>
          </w:rPrChange>
        </w:rPr>
        <w:t>联系电话：</w:t>
      </w:r>
      <w:del w:id="20" w:author="Gary Zhang" w:date="2026-07-24T14:53:00Z" w16du:dateUtc="2026-07-24T06:53:00Z">
        <w:r w:rsidRPr="00304F25" w:rsidDel="00C25985">
          <w:rPr>
            <w:rFonts w:eastAsia="STXihei" w:cs="Calibri"/>
            <w:sz w:val="24"/>
            <w:szCs w:val="24"/>
            <w:rPrChange w:id="21" w:author="Gary Zhang" w:date="2026-07-24T15:55:00Z" w16du:dateUtc="2026-07-24T07:55:00Z">
              <w:rPr>
                <w:rFonts w:ascii="Calibri" w:eastAsia="STXihei" w:hAnsi="Calibri" w:cs="Calibri"/>
                <w:sz w:val="24"/>
                <w:szCs w:val="24"/>
              </w:rPr>
            </w:rPrChange>
          </w:rPr>
          <w:delText xml:space="preserve"> </w:delText>
        </w:r>
      </w:del>
      <w:r w:rsidRPr="00304F25">
        <w:rPr>
          <w:rFonts w:eastAsia="STXihei" w:cs="Calibri"/>
          <w:sz w:val="24"/>
          <w:szCs w:val="24"/>
          <w:rPrChange w:id="22" w:author="Gary Zhang" w:date="2026-07-24T15:55:00Z" w16du:dateUtc="2026-07-24T07:55:00Z">
            <w:rPr>
              <w:rFonts w:ascii="Calibri" w:eastAsia="STXihei" w:hAnsi="Calibri" w:cs="Calibri"/>
              <w:sz w:val="24"/>
              <w:szCs w:val="24"/>
            </w:rPr>
          </w:rPrChange>
        </w:rPr>
        <w:t>13917601444</w:t>
      </w:r>
    </w:p>
    <w:p w14:paraId="00000007" w14:textId="77777777" w:rsidR="00665EFE" w:rsidRPr="00304F25" w:rsidRDefault="00665EFE">
      <w:pPr>
        <w:spacing w:line="288" w:lineRule="auto"/>
        <w:rPr>
          <w:rFonts w:eastAsia="STXihei" w:cs="Calibri"/>
          <w:sz w:val="24"/>
          <w:szCs w:val="24"/>
          <w:rPrChange w:id="23" w:author="Gary Zhang" w:date="2026-07-24T15:55:00Z" w16du:dateUtc="2026-07-24T07:55:00Z">
            <w:rPr>
              <w:rFonts w:ascii="Calibri" w:eastAsia="STXihei" w:hAnsi="Calibri" w:cs="Calibri"/>
              <w:sz w:val="24"/>
              <w:szCs w:val="24"/>
            </w:rPr>
          </w:rPrChange>
        </w:rPr>
      </w:pPr>
    </w:p>
    <w:p w14:paraId="00000008" w14:textId="0DFD86EC" w:rsidR="00665EFE" w:rsidRPr="00304F25" w:rsidRDefault="00000000">
      <w:pPr>
        <w:spacing w:line="288" w:lineRule="auto"/>
        <w:rPr>
          <w:rFonts w:eastAsia="STXihei" w:cs="Calibri"/>
          <w:sz w:val="24"/>
          <w:szCs w:val="24"/>
          <w:rPrChange w:id="24" w:author="Gary Zhang" w:date="2026-07-24T15:55:00Z" w16du:dateUtc="2026-07-24T07:55:00Z">
            <w:rPr>
              <w:rFonts w:ascii="Calibri" w:eastAsia="STXihei" w:hAnsi="Calibri" w:cs="Calibri"/>
              <w:sz w:val="24"/>
              <w:szCs w:val="24"/>
            </w:rPr>
          </w:rPrChange>
        </w:rPr>
      </w:pPr>
      <w:r w:rsidRPr="00304F25">
        <w:rPr>
          <w:rFonts w:eastAsia="STXihei" w:cs="Calibri"/>
          <w:sz w:val="24"/>
          <w:szCs w:val="24"/>
          <w:rPrChange w:id="25" w:author="Gary Zhang" w:date="2026-07-24T15:55:00Z" w16du:dateUtc="2026-07-24T07:55:00Z">
            <w:rPr>
              <w:rFonts w:ascii="Calibri" w:eastAsia="STXihei" w:hAnsi="Calibri" w:cs="Calibri"/>
              <w:sz w:val="24"/>
              <w:szCs w:val="24"/>
            </w:rPr>
          </w:rPrChange>
        </w:rPr>
        <w:t>乙方（开发方）：</w:t>
      </w:r>
      <w:del w:id="26" w:author="Gary Zhang" w:date="2026-07-24T14:53:00Z" w16du:dateUtc="2026-07-24T06:53:00Z">
        <w:r w:rsidRPr="00304F25" w:rsidDel="00C25985">
          <w:rPr>
            <w:rFonts w:eastAsia="STXihei" w:cs="Calibri"/>
            <w:sz w:val="24"/>
            <w:szCs w:val="24"/>
            <w:rPrChange w:id="27" w:author="Gary Zhang" w:date="2026-07-24T15:55:00Z" w16du:dateUtc="2026-07-24T07:55:00Z">
              <w:rPr>
                <w:rFonts w:ascii="Calibri" w:eastAsia="STXihei" w:hAnsi="Calibri" w:cs="Calibri"/>
                <w:sz w:val="24"/>
                <w:szCs w:val="24"/>
              </w:rPr>
            </w:rPrChange>
          </w:rPr>
          <w:delText xml:space="preserve"> </w:delText>
        </w:r>
      </w:del>
      <w:r w:rsidR="00357514" w:rsidRPr="00304F25">
        <w:rPr>
          <w:rFonts w:eastAsia="STXihei" w:cs="Calibri" w:hint="eastAsia"/>
          <w:sz w:val="24"/>
          <w:szCs w:val="24"/>
          <w:rPrChange w:id="28" w:author="Gary Zhang" w:date="2026-07-24T15:55:00Z" w16du:dateUtc="2026-07-24T07:55:00Z">
            <w:rPr>
              <w:rFonts w:ascii="Calibri" w:eastAsia="STXihei" w:hAnsi="Calibri" w:cs="Calibri" w:hint="eastAsia"/>
              <w:sz w:val="24"/>
              <w:szCs w:val="24"/>
            </w:rPr>
          </w:rPrChange>
        </w:rPr>
        <w:t>上海</w:t>
      </w:r>
      <w:r w:rsidRPr="00304F25">
        <w:rPr>
          <w:rFonts w:eastAsia="STXihei" w:cs="Calibri" w:hint="eastAsia"/>
          <w:sz w:val="24"/>
          <w:szCs w:val="24"/>
          <w:rPrChange w:id="29" w:author="Gary Zhang" w:date="2026-07-24T15:55:00Z" w16du:dateUtc="2026-07-24T07:55:00Z">
            <w:rPr>
              <w:rFonts w:ascii="Calibri" w:eastAsia="STXihei" w:hAnsi="Calibri" w:cs="Calibri" w:hint="eastAsia"/>
              <w:sz w:val="24"/>
              <w:szCs w:val="24"/>
            </w:rPr>
          </w:rPrChange>
        </w:rPr>
        <w:t>鼓</w:t>
      </w:r>
      <w:r w:rsidRPr="00304F25">
        <w:rPr>
          <w:rFonts w:eastAsia="STXihei" w:cs="Calibri"/>
          <w:sz w:val="24"/>
          <w:szCs w:val="24"/>
          <w:rPrChange w:id="30" w:author="Gary Zhang" w:date="2026-07-24T15:55:00Z" w16du:dateUtc="2026-07-24T07:55:00Z">
            <w:rPr>
              <w:rFonts w:ascii="Calibri" w:eastAsia="STXihei" w:hAnsi="Calibri" w:cs="Calibri"/>
              <w:sz w:val="24"/>
              <w:szCs w:val="24"/>
            </w:rPr>
          </w:rPrChange>
        </w:rPr>
        <w:t>点未来</w:t>
      </w:r>
      <w:r w:rsidR="00357514" w:rsidRPr="00304F25">
        <w:rPr>
          <w:rFonts w:eastAsia="STXihei" w:cs="Calibri" w:hint="eastAsia"/>
          <w:sz w:val="24"/>
          <w:szCs w:val="24"/>
          <w:rPrChange w:id="31" w:author="Gary Zhang" w:date="2026-07-24T15:55:00Z" w16du:dateUtc="2026-07-24T07:55:00Z">
            <w:rPr>
              <w:rFonts w:ascii="Calibri" w:eastAsia="STXihei" w:hAnsi="Calibri" w:cs="Calibri" w:hint="eastAsia"/>
              <w:sz w:val="24"/>
              <w:szCs w:val="24"/>
            </w:rPr>
          </w:rPrChange>
        </w:rPr>
        <w:t>信息技术有限公司</w:t>
      </w:r>
    </w:p>
    <w:p w14:paraId="00000009" w14:textId="7142EBBA" w:rsidR="00665EFE" w:rsidRPr="00304F25" w:rsidRDefault="00000000">
      <w:pPr>
        <w:spacing w:line="288" w:lineRule="auto"/>
        <w:rPr>
          <w:rFonts w:eastAsia="STXihei" w:cs="Calibri"/>
          <w:sz w:val="24"/>
          <w:szCs w:val="24"/>
          <w:rPrChange w:id="32" w:author="Gary Zhang" w:date="2026-07-24T15:55:00Z" w16du:dateUtc="2026-07-24T07:55:00Z">
            <w:rPr>
              <w:rFonts w:ascii="Calibri" w:eastAsia="STXihei" w:hAnsi="Calibri" w:cs="Calibri"/>
              <w:sz w:val="24"/>
              <w:szCs w:val="24"/>
            </w:rPr>
          </w:rPrChange>
        </w:rPr>
      </w:pPr>
      <w:r w:rsidRPr="00304F25">
        <w:rPr>
          <w:rFonts w:eastAsia="STXihei" w:cs="Calibri"/>
          <w:sz w:val="24"/>
          <w:szCs w:val="24"/>
          <w:rPrChange w:id="33" w:author="Gary Zhang" w:date="2026-07-24T15:55:00Z" w16du:dateUtc="2026-07-24T07:55:00Z">
            <w:rPr>
              <w:rFonts w:ascii="Calibri" w:eastAsia="STXihei" w:hAnsi="Calibri" w:cs="Calibri"/>
              <w:sz w:val="24"/>
              <w:szCs w:val="24"/>
            </w:rPr>
          </w:rPrChange>
        </w:rPr>
        <w:t>统一社会信用代码：</w:t>
      </w:r>
      <w:del w:id="34" w:author="Gary Zhang" w:date="2026-07-24T14:53:00Z" w16du:dateUtc="2026-07-24T06:53:00Z">
        <w:r w:rsidRPr="00304F25" w:rsidDel="00C25985">
          <w:rPr>
            <w:rFonts w:eastAsia="STXihei" w:cs="Calibri"/>
            <w:sz w:val="24"/>
            <w:szCs w:val="24"/>
            <w:rPrChange w:id="35" w:author="Gary Zhang" w:date="2026-07-24T15:55:00Z" w16du:dateUtc="2026-07-24T07:55:00Z">
              <w:rPr>
                <w:rFonts w:ascii="Calibri" w:eastAsia="STXihei" w:hAnsi="Calibri" w:cs="Calibri"/>
                <w:sz w:val="24"/>
                <w:szCs w:val="24"/>
              </w:rPr>
            </w:rPrChange>
          </w:rPr>
          <w:delText xml:space="preserve"> </w:delText>
        </w:r>
      </w:del>
      <w:r w:rsidR="00357514" w:rsidRPr="00304F25">
        <w:rPr>
          <w:rFonts w:eastAsia="STXihei" w:cs="Calibri" w:hint="eastAsia"/>
          <w:sz w:val="24"/>
          <w:szCs w:val="24"/>
          <w:rPrChange w:id="36" w:author="Gary Zhang" w:date="2026-07-24T15:55:00Z" w16du:dateUtc="2026-07-24T07:55:00Z">
            <w:rPr>
              <w:rFonts w:ascii="Calibri" w:eastAsia="STXihei" w:hAnsi="Calibri" w:cs="Calibri" w:hint="eastAsia"/>
              <w:sz w:val="24"/>
              <w:szCs w:val="24"/>
            </w:rPr>
          </w:rPrChange>
        </w:rPr>
        <w:t>91310104MAEK6NWJ54</w:t>
      </w:r>
    </w:p>
    <w:p w14:paraId="0000000A" w14:textId="7BBDF6E1" w:rsidR="00665EFE" w:rsidRPr="00304F25" w:rsidRDefault="00000000">
      <w:pPr>
        <w:spacing w:line="288" w:lineRule="auto"/>
        <w:rPr>
          <w:rFonts w:eastAsia="STXihei" w:cs="Calibri"/>
          <w:sz w:val="24"/>
          <w:szCs w:val="24"/>
          <w:rPrChange w:id="37" w:author="Gary Zhang" w:date="2026-07-24T15:55:00Z" w16du:dateUtc="2026-07-24T07:55:00Z">
            <w:rPr>
              <w:rFonts w:ascii="Calibri" w:eastAsia="STXihei" w:hAnsi="Calibri" w:cs="Calibri"/>
              <w:sz w:val="24"/>
              <w:szCs w:val="24"/>
            </w:rPr>
          </w:rPrChange>
        </w:rPr>
      </w:pPr>
      <w:r w:rsidRPr="00304F25">
        <w:rPr>
          <w:rFonts w:eastAsia="STXihei" w:cs="Calibri"/>
          <w:sz w:val="24"/>
          <w:szCs w:val="24"/>
          <w:rPrChange w:id="38" w:author="Gary Zhang" w:date="2026-07-24T15:55:00Z" w16du:dateUtc="2026-07-24T07:55:00Z">
            <w:rPr>
              <w:rFonts w:ascii="Calibri" w:eastAsia="STXihei" w:hAnsi="Calibri" w:cs="Calibri"/>
              <w:sz w:val="24"/>
              <w:szCs w:val="24"/>
            </w:rPr>
          </w:rPrChange>
        </w:rPr>
        <w:t>联系人：</w:t>
      </w:r>
      <w:del w:id="39" w:author="Gary Zhang" w:date="2026-07-24T14:53:00Z" w16du:dateUtc="2026-07-24T06:53:00Z">
        <w:r w:rsidRPr="00304F25" w:rsidDel="00C25985">
          <w:rPr>
            <w:rFonts w:eastAsia="STXihei" w:cs="Calibri"/>
            <w:sz w:val="24"/>
            <w:szCs w:val="24"/>
            <w:rPrChange w:id="40" w:author="Gary Zhang" w:date="2026-07-24T15:55:00Z" w16du:dateUtc="2026-07-24T07:55:00Z">
              <w:rPr>
                <w:rFonts w:ascii="Calibri" w:eastAsia="STXihei" w:hAnsi="Calibri" w:cs="Calibri"/>
                <w:sz w:val="24"/>
                <w:szCs w:val="24"/>
              </w:rPr>
            </w:rPrChange>
          </w:rPr>
          <w:delText xml:space="preserve"> </w:delText>
        </w:r>
      </w:del>
      <w:r w:rsidR="00357514" w:rsidRPr="00304F25">
        <w:rPr>
          <w:rFonts w:eastAsia="STXihei" w:cs="Calibri" w:hint="eastAsia"/>
          <w:sz w:val="24"/>
          <w:szCs w:val="24"/>
          <w:rPrChange w:id="41" w:author="Gary Zhang" w:date="2026-07-24T15:55:00Z" w16du:dateUtc="2026-07-24T07:55:00Z">
            <w:rPr>
              <w:rFonts w:ascii="Calibri" w:eastAsia="STXihei" w:hAnsi="Calibri" w:cs="Calibri" w:hint="eastAsia"/>
              <w:sz w:val="24"/>
              <w:szCs w:val="24"/>
            </w:rPr>
          </w:rPrChange>
        </w:rPr>
        <w:t>张天行</w:t>
      </w:r>
    </w:p>
    <w:p w14:paraId="0000000B" w14:textId="0EB6B2FC" w:rsidR="00665EFE" w:rsidRPr="00304F25" w:rsidRDefault="00000000">
      <w:pPr>
        <w:spacing w:line="288" w:lineRule="auto"/>
        <w:rPr>
          <w:rFonts w:eastAsia="STXihei" w:cs="Calibri"/>
          <w:sz w:val="24"/>
          <w:szCs w:val="24"/>
          <w:lang w:val="en-US"/>
          <w:rPrChange w:id="42" w:author="Gary Zhang" w:date="2026-07-24T15:55:00Z" w16du:dateUtc="2026-07-24T07:55:00Z">
            <w:rPr>
              <w:rFonts w:ascii="Calibri" w:eastAsia="STXihei" w:hAnsi="Calibri" w:cs="Calibri"/>
              <w:sz w:val="24"/>
              <w:szCs w:val="24"/>
              <w:lang w:val="en-US"/>
            </w:rPr>
          </w:rPrChange>
        </w:rPr>
      </w:pPr>
      <w:r w:rsidRPr="00304F25">
        <w:rPr>
          <w:rFonts w:eastAsia="STXihei" w:cs="Calibri"/>
          <w:sz w:val="24"/>
          <w:szCs w:val="24"/>
          <w:rPrChange w:id="43" w:author="Gary Zhang" w:date="2026-07-24T15:55:00Z" w16du:dateUtc="2026-07-24T07:55:00Z">
            <w:rPr>
              <w:rFonts w:ascii="Calibri" w:eastAsia="STXihei" w:hAnsi="Calibri" w:cs="Calibri"/>
              <w:sz w:val="24"/>
              <w:szCs w:val="24"/>
            </w:rPr>
          </w:rPrChange>
        </w:rPr>
        <w:t>联系电话：</w:t>
      </w:r>
      <w:del w:id="44" w:author="Gary Zhang" w:date="2026-07-24T14:53:00Z" w16du:dateUtc="2026-07-24T06:53:00Z">
        <w:r w:rsidRPr="00304F25" w:rsidDel="00C25985">
          <w:rPr>
            <w:rFonts w:eastAsia="STXihei" w:cs="Calibri"/>
            <w:sz w:val="24"/>
            <w:szCs w:val="24"/>
            <w:rPrChange w:id="45" w:author="Gary Zhang" w:date="2026-07-24T15:55:00Z" w16du:dateUtc="2026-07-24T07:55:00Z">
              <w:rPr>
                <w:rFonts w:ascii="Calibri" w:eastAsia="STXihei" w:hAnsi="Calibri" w:cs="Calibri"/>
                <w:sz w:val="24"/>
                <w:szCs w:val="24"/>
              </w:rPr>
            </w:rPrChange>
          </w:rPr>
          <w:delText xml:space="preserve"> </w:delText>
        </w:r>
      </w:del>
      <w:r w:rsidR="00357514" w:rsidRPr="00304F25">
        <w:rPr>
          <w:rFonts w:eastAsia="STXihei" w:cs="Calibri" w:hint="eastAsia"/>
          <w:sz w:val="24"/>
          <w:szCs w:val="24"/>
          <w:rPrChange w:id="46" w:author="Gary Zhang" w:date="2026-07-24T15:55:00Z" w16du:dateUtc="2026-07-24T07:55:00Z">
            <w:rPr>
              <w:rFonts w:ascii="Calibri" w:eastAsia="STXihei" w:hAnsi="Calibri" w:cs="Calibri" w:hint="eastAsia"/>
              <w:sz w:val="24"/>
              <w:szCs w:val="24"/>
            </w:rPr>
          </w:rPrChange>
        </w:rPr>
        <w:t>15102192710</w:t>
      </w:r>
    </w:p>
    <w:p w14:paraId="0000000C" w14:textId="77777777" w:rsidR="00665EFE" w:rsidRPr="00304F25" w:rsidRDefault="00665EFE">
      <w:pPr>
        <w:spacing w:line="288" w:lineRule="auto"/>
        <w:rPr>
          <w:rFonts w:eastAsia="STXihei" w:cs="Calibri"/>
          <w:sz w:val="24"/>
          <w:szCs w:val="24"/>
          <w:rPrChange w:id="47" w:author="Gary Zhang" w:date="2026-07-24T15:55:00Z" w16du:dateUtc="2026-07-24T07:55:00Z">
            <w:rPr>
              <w:rFonts w:ascii="Calibri" w:eastAsia="STXihei" w:hAnsi="Calibri" w:cs="Calibri"/>
              <w:sz w:val="24"/>
              <w:szCs w:val="24"/>
            </w:rPr>
          </w:rPrChange>
        </w:rPr>
      </w:pPr>
    </w:p>
    <w:p w14:paraId="0000000D" w14:textId="77777777" w:rsidR="00665EFE" w:rsidRPr="00304F25" w:rsidRDefault="00000000">
      <w:pPr>
        <w:spacing w:line="288" w:lineRule="auto"/>
        <w:rPr>
          <w:rFonts w:eastAsia="STXihei" w:cs="Calibri"/>
          <w:sz w:val="24"/>
          <w:szCs w:val="24"/>
          <w:rPrChange w:id="48" w:author="Gary Zhang" w:date="2026-07-24T15:55:00Z" w16du:dateUtc="2026-07-24T07:55:00Z">
            <w:rPr>
              <w:rFonts w:ascii="Calibri" w:eastAsia="STXihei" w:hAnsi="Calibri" w:cs="Calibri"/>
              <w:sz w:val="24"/>
              <w:szCs w:val="24"/>
            </w:rPr>
          </w:rPrChange>
        </w:rPr>
      </w:pPr>
      <w:r w:rsidRPr="00304F25">
        <w:rPr>
          <w:rFonts w:eastAsia="STXihei" w:cs="Calibri"/>
          <w:sz w:val="24"/>
          <w:szCs w:val="24"/>
          <w:rPrChange w:id="49" w:author="Gary Zhang" w:date="2026-07-24T15:55:00Z" w16du:dateUtc="2026-07-24T07:55:00Z">
            <w:rPr>
              <w:rFonts w:ascii="Calibri" w:eastAsia="STXihei" w:hAnsi="Calibri" w:cs="Calibri"/>
              <w:sz w:val="24"/>
              <w:szCs w:val="24"/>
            </w:rPr>
          </w:rPrChange>
        </w:rPr>
        <w:t>鉴于甲方委托乙方开发</w:t>
      </w:r>
      <w:r w:rsidRPr="00304F25">
        <w:rPr>
          <w:rFonts w:eastAsia="STXihei" w:cs="Calibri"/>
          <w:sz w:val="24"/>
          <w:szCs w:val="24"/>
          <w:rPrChange w:id="50" w:author="Gary Zhang" w:date="2026-07-24T15:55:00Z" w16du:dateUtc="2026-07-24T07:55:00Z">
            <w:rPr>
              <w:rFonts w:ascii="Calibri" w:eastAsia="STXihei" w:hAnsi="Calibri" w:cs="Calibri"/>
              <w:sz w:val="24"/>
              <w:szCs w:val="24"/>
            </w:rPr>
          </w:rPrChange>
        </w:rPr>
        <w:t>“P4</w:t>
      </w:r>
      <w:r w:rsidRPr="00304F25">
        <w:rPr>
          <w:rFonts w:eastAsia="STXihei" w:cs="Calibri"/>
          <w:sz w:val="24"/>
          <w:szCs w:val="24"/>
          <w:rPrChange w:id="51" w:author="Gary Zhang" w:date="2026-07-24T15:55:00Z" w16du:dateUtc="2026-07-24T07:55:00Z">
            <w:rPr>
              <w:rFonts w:ascii="Calibri" w:eastAsia="STXihei" w:hAnsi="Calibri" w:cs="Calibri"/>
              <w:sz w:val="24"/>
              <w:szCs w:val="24"/>
            </w:rPr>
          </w:rPrChange>
        </w:rPr>
        <w:t>家长平台</w:t>
      </w:r>
      <w:r w:rsidRPr="00304F25">
        <w:rPr>
          <w:rFonts w:eastAsia="STXihei" w:cs="Calibri"/>
          <w:sz w:val="24"/>
          <w:szCs w:val="24"/>
          <w:rPrChange w:id="52" w:author="Gary Zhang" w:date="2026-07-24T15:55:00Z" w16du:dateUtc="2026-07-24T07:55:00Z">
            <w:rPr>
              <w:rFonts w:ascii="Calibri" w:eastAsia="STXihei" w:hAnsi="Calibri" w:cs="Calibri"/>
              <w:sz w:val="24"/>
              <w:szCs w:val="24"/>
            </w:rPr>
          </w:rPrChange>
        </w:rPr>
        <w:t>”</w:t>
      </w:r>
      <w:r w:rsidRPr="00304F25">
        <w:rPr>
          <w:rFonts w:eastAsia="STXihei" w:cs="Calibri"/>
          <w:sz w:val="24"/>
          <w:szCs w:val="24"/>
          <w:rPrChange w:id="53" w:author="Gary Zhang" w:date="2026-07-24T15:55:00Z" w16du:dateUtc="2026-07-24T07:55:00Z">
            <w:rPr>
              <w:rFonts w:ascii="Calibri" w:eastAsia="STXihei" w:hAnsi="Calibri" w:cs="Calibri"/>
              <w:sz w:val="24"/>
              <w:szCs w:val="24"/>
            </w:rPr>
          </w:rPrChange>
        </w:rPr>
        <w:t>及</w:t>
      </w:r>
      <w:r w:rsidRPr="00304F25">
        <w:rPr>
          <w:rFonts w:eastAsia="STXihei" w:cs="Calibri"/>
          <w:sz w:val="24"/>
          <w:szCs w:val="24"/>
          <w:rPrChange w:id="54" w:author="Gary Zhang" w:date="2026-07-24T15:55:00Z" w16du:dateUtc="2026-07-24T07:55:00Z">
            <w:rPr>
              <w:rFonts w:ascii="Calibri" w:eastAsia="STXihei" w:hAnsi="Calibri" w:cs="Calibri"/>
              <w:sz w:val="24"/>
              <w:szCs w:val="24"/>
            </w:rPr>
          </w:rPrChange>
        </w:rPr>
        <w:t>“</w:t>
      </w:r>
      <w:r w:rsidRPr="00304F25">
        <w:rPr>
          <w:rFonts w:eastAsia="STXihei" w:cs="Calibri"/>
          <w:sz w:val="24"/>
          <w:szCs w:val="24"/>
          <w:rPrChange w:id="55" w:author="Gary Zhang" w:date="2026-07-24T15:55:00Z" w16du:dateUtc="2026-07-24T07:55:00Z">
            <w:rPr>
              <w:rFonts w:ascii="Calibri" w:eastAsia="STXihei" w:hAnsi="Calibri" w:cs="Calibri"/>
              <w:sz w:val="24"/>
              <w:szCs w:val="24"/>
            </w:rPr>
          </w:rPrChange>
        </w:rPr>
        <w:t>深蓝系统</w:t>
      </w:r>
      <w:r w:rsidRPr="00304F25">
        <w:rPr>
          <w:rFonts w:eastAsia="STXihei" w:cs="Calibri"/>
          <w:sz w:val="24"/>
          <w:szCs w:val="24"/>
          <w:rPrChange w:id="56" w:author="Gary Zhang" w:date="2026-07-24T15:55:00Z" w16du:dateUtc="2026-07-24T07:55:00Z">
            <w:rPr>
              <w:rFonts w:ascii="Calibri" w:eastAsia="STXihei" w:hAnsi="Calibri" w:cs="Calibri"/>
              <w:sz w:val="24"/>
              <w:szCs w:val="24"/>
            </w:rPr>
          </w:rPrChange>
        </w:rPr>
        <w:t>”</w:t>
      </w:r>
      <w:r w:rsidRPr="00304F25">
        <w:rPr>
          <w:rFonts w:eastAsia="STXihei" w:cs="Calibri"/>
          <w:sz w:val="24"/>
          <w:szCs w:val="24"/>
          <w:rPrChange w:id="57" w:author="Gary Zhang" w:date="2026-07-24T15:55:00Z" w16du:dateUtc="2026-07-24T07:55:00Z">
            <w:rPr>
              <w:rFonts w:ascii="Calibri" w:eastAsia="STXihei" w:hAnsi="Calibri" w:cs="Calibri"/>
              <w:sz w:val="24"/>
              <w:szCs w:val="24"/>
            </w:rPr>
          </w:rPrChange>
        </w:rPr>
        <w:t>两款线上平台，乙方具备相应开发能力。双方经友好协商，依据《中华人民共和国民法典》及相关法律法规，达成如下协议：</w:t>
      </w:r>
    </w:p>
    <w:p w14:paraId="0000000E" w14:textId="7C0B663F" w:rsidR="00665EFE" w:rsidRPr="00304F25" w:rsidDel="00C25985" w:rsidRDefault="00C25985">
      <w:pPr>
        <w:spacing w:line="288" w:lineRule="auto"/>
        <w:rPr>
          <w:del w:id="58" w:author="Gary Zhang" w:date="2026-07-24T14:53:00Z" w16du:dateUtc="2026-07-24T06:53:00Z"/>
          <w:rFonts w:eastAsia="STXihei" w:cs="Calibri"/>
          <w:sz w:val="24"/>
          <w:szCs w:val="24"/>
          <w:rPrChange w:id="59" w:author="Gary Zhang" w:date="2026-07-24T15:55:00Z" w16du:dateUtc="2026-07-24T07:55:00Z">
            <w:rPr>
              <w:del w:id="60" w:author="Gary Zhang" w:date="2026-07-24T14:53:00Z" w16du:dateUtc="2026-07-24T06:53:00Z"/>
              <w:rFonts w:ascii="Calibri" w:eastAsia="STXihei" w:hAnsi="Calibri" w:cs="Calibri"/>
              <w:sz w:val="24"/>
              <w:szCs w:val="24"/>
            </w:rPr>
          </w:rPrChange>
        </w:rPr>
      </w:pPr>
      <w:ins w:id="61" w:author="Gary Zhang" w:date="2026-07-24T14:53:00Z" w16du:dateUtc="2026-07-24T06:53:00Z">
        <w:r w:rsidRPr="00304F25">
          <w:rPr>
            <w:rFonts w:eastAsia="STXihei" w:cs="Calibri"/>
            <w:sz w:val="24"/>
            <w:szCs w:val="24"/>
            <w:lang w:val="en-US"/>
            <w:rPrChange w:id="62" w:author="Gary Zhang" w:date="2026-07-24T15:55:00Z" w16du:dateUtc="2026-07-24T07:55:00Z">
              <w:rPr>
                <w:rFonts w:ascii="Calibri" w:eastAsia="STXihei" w:hAnsi="Calibri" w:cs="Calibri"/>
                <w:sz w:val="24"/>
                <w:szCs w:val="24"/>
                <w:lang w:val="en-US"/>
              </w:rPr>
            </w:rPrChange>
          </w:rPr>
          <w:t xml:space="preserve"> </w:t>
        </w:r>
      </w:ins>
    </w:p>
    <w:p w14:paraId="0000000F" w14:textId="77777777" w:rsidR="00665EFE" w:rsidRPr="00304F25" w:rsidRDefault="00665EFE">
      <w:pPr>
        <w:spacing w:line="288" w:lineRule="auto"/>
        <w:rPr>
          <w:rFonts w:eastAsia="STXihei" w:cs="Calibri"/>
          <w:sz w:val="24"/>
          <w:szCs w:val="24"/>
          <w:lang w:val="en-US"/>
          <w:rPrChange w:id="63" w:author="Gary Zhang" w:date="2026-07-24T15:55:00Z" w16du:dateUtc="2026-07-24T07:55:00Z">
            <w:rPr>
              <w:rFonts w:ascii="Calibri" w:eastAsia="STXihei" w:hAnsi="Calibri" w:cs="Calibri"/>
              <w:sz w:val="24"/>
              <w:szCs w:val="24"/>
            </w:rPr>
          </w:rPrChange>
        </w:rPr>
      </w:pPr>
    </w:p>
    <w:p w14:paraId="00000010" w14:textId="77777777" w:rsidR="00665EFE" w:rsidRPr="00304F25" w:rsidRDefault="00000000" w:rsidP="00204192">
      <w:pPr>
        <w:pStyle w:val="Heading2"/>
        <w:rPr>
          <w:rFonts w:eastAsia="STXihei"/>
          <w:rPrChange w:id="64" w:author="Gary Zhang" w:date="2026-07-24T15:55:00Z" w16du:dateUtc="2026-07-24T07:55:00Z">
            <w:rPr/>
          </w:rPrChange>
        </w:rPr>
      </w:pPr>
      <w:r w:rsidRPr="00304F25">
        <w:rPr>
          <w:rFonts w:eastAsia="STXihei"/>
          <w:rPrChange w:id="65" w:author="Gary Zhang" w:date="2026-07-24T15:55:00Z" w16du:dateUtc="2026-07-24T07:55:00Z">
            <w:rPr/>
          </w:rPrChange>
        </w:rPr>
        <w:t>第一条</w:t>
      </w:r>
      <w:del w:id="66" w:author="Gary Zhang" w:date="2026-07-24T14:53:00Z" w16du:dateUtc="2026-07-24T06:53:00Z">
        <w:r w:rsidRPr="00304F25" w:rsidDel="00C25985">
          <w:rPr>
            <w:rFonts w:eastAsia="STXihei"/>
            <w:rPrChange w:id="67" w:author="Gary Zhang" w:date="2026-07-24T15:55:00Z" w16du:dateUtc="2026-07-24T07:55:00Z">
              <w:rPr/>
            </w:rPrChange>
          </w:rPr>
          <w:delText xml:space="preserve"> </w:delText>
        </w:r>
      </w:del>
      <w:r w:rsidRPr="00304F25">
        <w:rPr>
          <w:rFonts w:eastAsia="STXihei"/>
          <w:rPrChange w:id="68" w:author="Gary Zhang" w:date="2026-07-24T15:55:00Z" w16du:dateUtc="2026-07-24T07:55:00Z">
            <w:rPr/>
          </w:rPrChange>
        </w:rPr>
        <w:t>开发项目概况</w:t>
      </w:r>
    </w:p>
    <w:p w14:paraId="00000011" w14:textId="77777777" w:rsidR="00665EFE" w:rsidRPr="00304F25" w:rsidRDefault="00665EFE">
      <w:pPr>
        <w:spacing w:line="288" w:lineRule="auto"/>
        <w:rPr>
          <w:rFonts w:eastAsia="STXihei" w:cs="Calibri"/>
          <w:sz w:val="24"/>
          <w:szCs w:val="24"/>
          <w:rPrChange w:id="69" w:author="Gary Zhang" w:date="2026-07-24T15:55:00Z" w16du:dateUtc="2026-07-24T07:55:00Z">
            <w:rPr>
              <w:rFonts w:ascii="Calibri" w:eastAsia="STXihei" w:hAnsi="Calibri" w:cs="Calibri"/>
              <w:sz w:val="24"/>
              <w:szCs w:val="24"/>
            </w:rPr>
          </w:rPrChange>
        </w:rPr>
      </w:pPr>
    </w:p>
    <w:p w14:paraId="00000012" w14:textId="77777777" w:rsidR="00665EFE" w:rsidRPr="00304F25" w:rsidRDefault="00000000">
      <w:pPr>
        <w:spacing w:line="288" w:lineRule="auto"/>
        <w:rPr>
          <w:rFonts w:eastAsia="STXihei" w:cs="Calibri"/>
          <w:sz w:val="24"/>
          <w:szCs w:val="24"/>
          <w:rPrChange w:id="70" w:author="Gary Zhang" w:date="2026-07-24T15:55:00Z" w16du:dateUtc="2026-07-24T07:55:00Z">
            <w:rPr>
              <w:rFonts w:ascii="Calibri" w:eastAsia="STXihei" w:hAnsi="Calibri" w:cs="Calibri"/>
              <w:sz w:val="24"/>
              <w:szCs w:val="24"/>
            </w:rPr>
          </w:rPrChange>
        </w:rPr>
      </w:pPr>
      <w:r>
        <w:rPr>
          <w:rPr>
            <w:rFonts w:eastAsia="STXihei" w:cs="Calibri"/>
            <w:sz w:val="24"/>
            <w:szCs w:val="24"/>
            <w:rPrChange w:id="71" w:author="Gary Zhang" w:date="2026-07-24T15:55:00Z" w16du:dateUtc="2026-07-24T07:55:00Z">
              <w:rPr>
                <w:rFonts w:ascii="Calibri" w:eastAsia="STXihei" w:hAnsi="Calibri" w:cs="Calibri"/>
                <w:sz w:val="24"/>
                <w:szCs w:val="24"/>
              </w:rPr>
            </w:rPrChange>
          </w:rPr>
          <w:highlight w:val="yellow"/>
        </w:rPr>
        <w:t>1.项目名称及内容：甲方委托乙方开发“P4家长平台”与“深蓝系统”两款线上平台，并按本合同及附件约定交付相应阶段成果；其中，P4家长平台在本合同期限内的交付范围以产品及评测设计成果为限，后续系统开发另行书面约定。</w:t>
      </w:r>
    </w:p>
    <w:p w14:paraId="00000013" w14:textId="77777777" w:rsidR="00665EFE" w:rsidRPr="00304F25" w:rsidRDefault="00000000">
      <w:pPr>
        <w:spacing w:line="288" w:lineRule="auto"/>
        <w:rPr>
          <w:rFonts w:eastAsia="STXihei" w:cs="Calibri"/>
          <w:sz w:val="24"/>
          <w:szCs w:val="24"/>
          <w:rPrChange w:id="83" w:author="Gary Zhang" w:date="2026-07-24T15:55:00Z" w16du:dateUtc="2026-07-24T07:55:00Z">
            <w:rPr>
              <w:rFonts w:ascii="Calibri" w:eastAsia="STXihei" w:hAnsi="Calibri" w:cs="Calibri"/>
              <w:sz w:val="24"/>
              <w:szCs w:val="24"/>
            </w:rPr>
          </w:rPrChange>
        </w:rPr>
      </w:pPr>
      <w:r>
        <w:rPr>
          <w:rPr>
            <w:rFonts w:eastAsia="STXihei" w:cs="Calibri"/>
            <w:sz w:val="24"/>
            <w:szCs w:val="24"/>
            <w:rPrChange w:id="84" w:author="Gary Zhang" w:date="2026-07-24T15:55:00Z" w16du:dateUtc="2026-07-24T07:55:00Z">
              <w:rPr>
                <w:rFonts w:ascii="Calibri" w:eastAsia="STXihei" w:hAnsi="Calibri" w:cs="Calibri"/>
                <w:sz w:val="24"/>
                <w:szCs w:val="24"/>
              </w:rPr>
            </w:rPrChange>
          </w:rPr>
          <w:highlight w:val="yellow"/>
        </w:rPr>
        <w:t>2.技术需求：具体功能模块、界面设计、数据结构等详细要求，以双方签字盖章确认的《产品需求规格书》作为本合同的附件一，与本合同具有同等法律效力；附件一包含本次移交的 Taala Explore 既有功能及代码范围。</w:t>
      </w:r>
    </w:p>
    <w:p w14:paraId="00000014" w14:textId="77777777" w:rsidR="00665EFE" w:rsidRPr="00304F25" w:rsidRDefault="00000000">
      <w:pPr>
        <w:spacing w:line="288" w:lineRule="auto"/>
        <w:rPr>
          <w:rFonts w:eastAsia="STXihei" w:cs="Calibri"/>
          <w:sz w:val="24"/>
          <w:szCs w:val="24"/>
          <w:rPrChange w:id="94" w:author="Gary Zhang" w:date="2026-07-24T15:55:00Z" w16du:dateUtc="2026-07-24T07:55:00Z">
            <w:rPr>
              <w:rFonts w:ascii="Calibri" w:eastAsia="STXihei" w:hAnsi="Calibri" w:cs="Calibri"/>
              <w:sz w:val="24"/>
              <w:szCs w:val="24"/>
            </w:rPr>
          </w:rPrChange>
        </w:rPr>
      </w:pPr>
      <w:r>
        <w:rPr>
          <w:rPr>
            <w:rFonts w:eastAsia="STXihei" w:cs="Calibri"/>
            <w:sz w:val="24"/>
            <w:szCs w:val="24"/>
            <w:rPrChange w:id="95" w:author="Gary Zhang" w:date="2026-07-24T15:55:00Z" w16du:dateUtc="2026-07-24T07:55:00Z">
              <w:rPr>
                <w:rFonts w:ascii="Calibri" w:eastAsia="STXihei" w:hAnsi="Calibri" w:cs="Calibri"/>
                <w:sz w:val="24"/>
                <w:szCs w:val="24"/>
              </w:rPr>
            </w:rPrChange>
          </w:rPr>
          <w:highlight w:val="yellow"/>
        </w:rPr>
        <w:t>3.开发成果：本合同项下的开发成果，是指“深蓝系统”完整前端与后端功能、可稳定运行于约定服务器环境的源代码文件包，以及本合同约定范围内的 Taala Explore 既有功能相关源代码；P4家长平台在本合同期限内的成果为产品需求与评测设计成果，不包含其后续系统开发完成的承诺。</w:t>
      </w:r>
    </w:p>
    <w:p w14:paraId="00000015" w14:textId="77777777" w:rsidR="00665EFE" w:rsidRPr="00304F25" w:rsidRDefault="00665EFE">
      <w:pPr>
        <w:spacing w:line="288" w:lineRule="auto"/>
        <w:rPr>
          <w:rFonts w:eastAsia="STXihei" w:cs="Calibri"/>
          <w:sz w:val="24"/>
          <w:szCs w:val="24"/>
          <w:rPrChange w:id="99" w:author="Gary Zhang" w:date="2026-07-24T15:55:00Z" w16du:dateUtc="2026-07-24T07:55:00Z">
            <w:rPr>
              <w:rFonts w:ascii="Calibri" w:eastAsia="STXihei" w:hAnsi="Calibri" w:cs="Calibri"/>
              <w:sz w:val="24"/>
              <w:szCs w:val="24"/>
            </w:rPr>
          </w:rPrChange>
        </w:rPr>
      </w:pPr>
    </w:p>
    <w:p w14:paraId="00000016" w14:textId="77777777" w:rsidR="00665EFE" w:rsidRPr="00304F25" w:rsidRDefault="00000000" w:rsidP="00204192">
      <w:pPr>
        <w:pStyle w:val="Heading2"/>
        <w:rPr>
          <w:rFonts w:eastAsia="STXihei"/>
          <w:rPrChange w:id="100" w:author="Gary Zhang" w:date="2026-07-24T15:55:00Z" w16du:dateUtc="2026-07-24T07:55:00Z">
            <w:rPr/>
          </w:rPrChange>
        </w:rPr>
      </w:pPr>
      <w:r w:rsidRPr="00304F25">
        <w:rPr>
          <w:rFonts w:eastAsia="STXihei"/>
          <w:rPrChange w:id="101" w:author="Gary Zhang" w:date="2026-07-24T15:55:00Z" w16du:dateUtc="2026-07-24T07:55:00Z">
            <w:rPr/>
          </w:rPrChange>
        </w:rPr>
        <w:lastRenderedPageBreak/>
        <w:t>第二条</w:t>
      </w:r>
      <w:del w:id="102" w:author="Gary Zhang" w:date="2026-07-24T14:53:00Z" w16du:dateUtc="2026-07-24T06:53:00Z">
        <w:r w:rsidRPr="00304F25" w:rsidDel="00C25985">
          <w:rPr>
            <w:rFonts w:eastAsia="STXihei"/>
            <w:rPrChange w:id="103" w:author="Gary Zhang" w:date="2026-07-24T15:55:00Z" w16du:dateUtc="2026-07-24T07:55:00Z">
              <w:rPr/>
            </w:rPrChange>
          </w:rPr>
          <w:delText xml:space="preserve"> </w:delText>
        </w:r>
      </w:del>
      <w:r w:rsidRPr="00304F25">
        <w:rPr>
          <w:rFonts w:eastAsia="STXihei"/>
          <w:rPrChange w:id="104" w:author="Gary Zhang" w:date="2026-07-24T15:55:00Z" w16du:dateUtc="2026-07-24T07:55:00Z">
            <w:rPr/>
          </w:rPrChange>
        </w:rPr>
        <w:t>交付内容与标准</w:t>
      </w:r>
    </w:p>
    <w:p w14:paraId="00000017" w14:textId="77777777" w:rsidR="00665EFE" w:rsidRPr="00304F25" w:rsidRDefault="00665EFE">
      <w:pPr>
        <w:spacing w:line="288" w:lineRule="auto"/>
        <w:rPr>
          <w:rFonts w:eastAsia="STXihei" w:cs="Calibri"/>
          <w:sz w:val="24"/>
          <w:szCs w:val="24"/>
          <w:rPrChange w:id="105" w:author="Gary Zhang" w:date="2026-07-24T15:55:00Z" w16du:dateUtc="2026-07-24T07:55:00Z">
            <w:rPr>
              <w:rFonts w:ascii="Calibri" w:eastAsia="STXihei" w:hAnsi="Calibri" w:cs="Calibri"/>
              <w:sz w:val="24"/>
              <w:szCs w:val="24"/>
            </w:rPr>
          </w:rPrChange>
        </w:rPr>
      </w:pPr>
    </w:p>
    <w:p w14:paraId="00000018" w14:textId="77777777" w:rsidR="00665EFE" w:rsidRPr="00304F25" w:rsidRDefault="00000000">
      <w:pPr>
        <w:spacing w:line="288" w:lineRule="auto"/>
        <w:rPr>
          <w:rFonts w:eastAsia="STXihei" w:cs="Calibri"/>
          <w:sz w:val="24"/>
          <w:szCs w:val="24"/>
          <w:rPrChange w:id="106" w:author="Gary Zhang" w:date="2026-07-24T15:55:00Z" w16du:dateUtc="2026-07-24T07:55:00Z">
            <w:rPr>
              <w:rFonts w:ascii="Calibri" w:eastAsia="STXihei" w:hAnsi="Calibri" w:cs="Calibri"/>
              <w:sz w:val="24"/>
              <w:szCs w:val="24"/>
            </w:rPr>
          </w:rPrChange>
        </w:rPr>
      </w:pPr>
      <w:r w:rsidRPr="00304F25">
        <w:rPr>
          <w:rFonts w:eastAsia="STXihei" w:cs="Calibri"/>
          <w:sz w:val="24"/>
          <w:szCs w:val="24"/>
          <w:rPrChange w:id="107" w:author="Gary Zhang" w:date="2026-07-24T15:55:00Z" w16du:dateUtc="2026-07-24T07:55:00Z">
            <w:rPr>
              <w:rFonts w:ascii="Calibri" w:eastAsia="STXihei" w:hAnsi="Calibri" w:cs="Calibri"/>
              <w:sz w:val="24"/>
              <w:szCs w:val="24"/>
            </w:rPr>
          </w:rPrChange>
        </w:rPr>
        <w:t>1.</w:t>
      </w:r>
      <w:del w:id="108" w:author="Gary Zhang" w:date="2026-07-24T14:53:00Z" w16du:dateUtc="2026-07-24T06:53:00Z">
        <w:r w:rsidRPr="00304F25" w:rsidDel="00C25985">
          <w:rPr>
            <w:rFonts w:eastAsia="STXihei" w:cs="Calibri"/>
            <w:sz w:val="24"/>
            <w:szCs w:val="24"/>
            <w:rPrChange w:id="109" w:author="Gary Zhang" w:date="2026-07-24T15:55:00Z" w16du:dateUtc="2026-07-24T07:55:00Z">
              <w:rPr>
                <w:rFonts w:ascii="Calibri" w:eastAsia="STXihei" w:hAnsi="Calibri" w:cs="Calibri"/>
                <w:sz w:val="24"/>
                <w:szCs w:val="24"/>
              </w:rPr>
            </w:rPrChange>
          </w:rPr>
          <w:delText xml:space="preserve">  </w:delText>
        </w:r>
      </w:del>
      <w:r w:rsidRPr="00304F25">
        <w:rPr>
          <w:rFonts w:eastAsia="STXihei" w:cs="Calibri"/>
          <w:sz w:val="24"/>
          <w:szCs w:val="24"/>
          <w:rPrChange w:id="110" w:author="Gary Zhang" w:date="2026-07-24T15:55:00Z" w16du:dateUtc="2026-07-24T07:55:00Z">
            <w:rPr>
              <w:rFonts w:ascii="Calibri" w:eastAsia="STXihei" w:hAnsi="Calibri" w:cs="Calibri"/>
              <w:sz w:val="24"/>
              <w:szCs w:val="24"/>
            </w:rPr>
          </w:rPrChange>
        </w:rPr>
        <w:t>最终交付物：</w:t>
      </w:r>
    </w:p>
    <w:p w14:paraId="00000019" w14:textId="77777777" w:rsidR="00665EFE" w:rsidRPr="00304F25" w:rsidRDefault="00000000">
      <w:pPr>
        <w:spacing w:line="288" w:lineRule="auto"/>
        <w:rPr>
          <w:rFonts w:eastAsia="STXihei" w:cs="Calibri"/>
          <w:sz w:val="24"/>
          <w:szCs w:val="24"/>
          <w:rPrChange w:id="111" w:author="Gary Zhang" w:date="2026-07-24T15:55:00Z" w16du:dateUtc="2026-07-24T07:55:00Z">
            <w:rPr>
              <w:rFonts w:ascii="Calibri" w:eastAsia="STXihei" w:hAnsi="Calibri" w:cs="Calibri"/>
              <w:sz w:val="24"/>
              <w:szCs w:val="24"/>
            </w:rPr>
          </w:rPrChange>
        </w:rPr>
      </w:pPr>
      <w:r>
        <w:rPr>
          <w:rPr>
            <w:rFonts w:eastAsia="STXihei" w:cs="Calibri"/>
            <w:sz w:val="24"/>
            <w:szCs w:val="24"/>
            <w:rPrChange w:id="114" w:author="Gary Zhang" w:date="2026-07-24T15:55:00Z" w16du:dateUtc="2026-07-24T07:55:00Z">
              <w:rPr>
                <w:rFonts w:ascii="Calibri" w:eastAsia="STXihei" w:hAnsi="Calibri" w:cs="Calibri"/>
                <w:sz w:val="24"/>
                <w:szCs w:val="24"/>
              </w:rPr>
            </w:rPrChange>
          </w:rPr>
          <w:highlight w:val="yellow"/>
        </w:rPr>
        <w:t>“深蓝系统”全部且完整的项目源代码，以及 Taala Explore 中职业库、职业问卷体系、简历功能、评测小程序相关的前端、后端、数据库及配置代码；</w:t>
      </w:r>
    </w:p>
    <w:p w14:paraId="0000001A" w14:textId="77777777" w:rsidR="00665EFE" w:rsidRPr="00304F25" w:rsidRDefault="00000000">
      <w:pPr>
        <w:spacing w:line="288" w:lineRule="auto"/>
        <w:rPr>
          <w:rFonts w:eastAsia="STXihei" w:cs="Calibri"/>
          <w:sz w:val="24"/>
          <w:szCs w:val="24"/>
          <w:rPrChange w:id="115" w:author="Gary Zhang" w:date="2026-07-24T15:55:00Z" w16du:dateUtc="2026-07-24T07:55:00Z">
            <w:rPr>
              <w:rFonts w:ascii="Calibri" w:eastAsia="STXihei" w:hAnsi="Calibri" w:cs="Calibri"/>
              <w:sz w:val="24"/>
              <w:szCs w:val="24"/>
            </w:rPr>
          </w:rPrChange>
        </w:rPr>
      </w:pPr>
      <w:del w:id="116" w:author="Gary Zhang" w:date="2026-07-24T14:53:00Z" w16du:dateUtc="2026-07-24T06:53:00Z">
        <w:r w:rsidRPr="00304F25" w:rsidDel="00C25985">
          <w:rPr>
            <w:rFonts w:eastAsia="STXihei" w:cs="Calibri"/>
            <w:sz w:val="24"/>
            <w:szCs w:val="24"/>
            <w:rPrChange w:id="117" w:author="Gary Zhang" w:date="2026-07-24T15:55:00Z" w16du:dateUtc="2026-07-24T07:55:00Z">
              <w:rPr>
                <w:rFonts w:ascii="Calibri" w:eastAsia="STXihei" w:hAnsi="Calibri" w:cs="Calibri"/>
                <w:sz w:val="24"/>
                <w:szCs w:val="24"/>
              </w:rPr>
            </w:rPrChange>
          </w:rPr>
          <w:delText xml:space="preserve">       </w:delText>
        </w:r>
      </w:del>
      <w:r w:rsidRPr="00304F25">
        <w:rPr>
          <w:rFonts w:eastAsia="STXihei" w:cs="Calibri"/>
          <w:sz w:val="24"/>
          <w:szCs w:val="24"/>
          <w:rPrChange w:id="118" w:author="Gary Zhang" w:date="2026-07-24T15:55:00Z" w16du:dateUtc="2026-07-24T07:55:00Z">
            <w:rPr>
              <w:rFonts w:ascii="Calibri" w:eastAsia="STXihei" w:hAnsi="Calibri" w:cs="Calibri"/>
              <w:sz w:val="24"/>
              <w:szCs w:val="24"/>
            </w:rPr>
          </w:rPrChange>
        </w:rPr>
        <w:t>数据库设计文档及脚本；</w:t>
      </w:r>
    </w:p>
    <w:p w14:paraId="0000001B" w14:textId="77777777" w:rsidR="00665EFE" w:rsidRPr="00304F25" w:rsidRDefault="00000000">
      <w:pPr>
        <w:spacing w:line="288" w:lineRule="auto"/>
        <w:rPr>
          <w:rFonts w:eastAsia="STXihei" w:cs="Calibri"/>
          <w:sz w:val="24"/>
          <w:szCs w:val="24"/>
          <w:rPrChange w:id="119" w:author="Gary Zhang" w:date="2026-07-24T15:55:00Z" w16du:dateUtc="2026-07-24T07:55:00Z">
            <w:rPr>
              <w:rFonts w:ascii="Calibri" w:eastAsia="STXihei" w:hAnsi="Calibri" w:cs="Calibri"/>
              <w:sz w:val="24"/>
              <w:szCs w:val="24"/>
            </w:rPr>
          </w:rPrChange>
        </w:rPr>
      </w:pPr>
      <w:del w:id="120" w:author="Gary Zhang" w:date="2026-07-24T14:53:00Z" w16du:dateUtc="2026-07-24T06:53:00Z">
        <w:r w:rsidRPr="00304F25" w:rsidDel="00C25985">
          <w:rPr>
            <w:rFonts w:eastAsia="STXihei" w:cs="Calibri"/>
            <w:sz w:val="24"/>
            <w:szCs w:val="24"/>
            <w:rPrChange w:id="121" w:author="Gary Zhang" w:date="2026-07-24T15:55:00Z" w16du:dateUtc="2026-07-24T07:55:00Z">
              <w:rPr>
                <w:rFonts w:ascii="Calibri" w:eastAsia="STXihei" w:hAnsi="Calibri" w:cs="Calibri"/>
                <w:sz w:val="24"/>
                <w:szCs w:val="24"/>
              </w:rPr>
            </w:rPrChange>
          </w:rPr>
          <w:delText xml:space="preserve">       </w:delText>
        </w:r>
      </w:del>
      <w:r w:rsidRPr="00304F25">
        <w:rPr>
          <w:rFonts w:eastAsia="STXihei" w:cs="Calibri"/>
          <w:sz w:val="24"/>
          <w:szCs w:val="24"/>
          <w:rPrChange w:id="122" w:author="Gary Zhang" w:date="2026-07-24T15:55:00Z" w16du:dateUtc="2026-07-24T07:55:00Z">
            <w:rPr>
              <w:rFonts w:ascii="Calibri" w:eastAsia="STXihei" w:hAnsi="Calibri" w:cs="Calibri"/>
              <w:sz w:val="24"/>
              <w:szCs w:val="24"/>
            </w:rPr>
          </w:rPrChange>
        </w:rPr>
        <w:t>系统部署与运维说明文档；</w:t>
      </w:r>
    </w:p>
    <w:p w14:paraId="0000001C" w14:textId="77777777" w:rsidR="00665EFE" w:rsidRPr="00304F25" w:rsidRDefault="00000000">
      <w:pPr>
        <w:spacing w:line="288" w:lineRule="auto"/>
        <w:rPr>
          <w:rFonts w:eastAsia="STXihei" w:cs="Calibri"/>
          <w:sz w:val="24"/>
          <w:szCs w:val="24"/>
          <w:rPrChange w:id="123" w:author="Gary Zhang" w:date="2026-07-24T15:55:00Z" w16du:dateUtc="2026-07-24T07:55:00Z">
            <w:rPr>
              <w:rFonts w:ascii="Calibri" w:eastAsia="STXihei" w:hAnsi="Calibri" w:cs="Calibri"/>
              <w:sz w:val="24"/>
              <w:szCs w:val="24"/>
            </w:rPr>
          </w:rPrChange>
        </w:rPr>
      </w:pPr>
      <w:del w:id="124" w:author="Gary Zhang" w:date="2026-07-24T14:53:00Z" w16du:dateUtc="2026-07-24T06:53:00Z">
        <w:r w:rsidRPr="00304F25" w:rsidDel="00C25985">
          <w:rPr>
            <w:rFonts w:eastAsia="STXihei" w:cs="Calibri"/>
            <w:sz w:val="24"/>
            <w:szCs w:val="24"/>
            <w:rPrChange w:id="125" w:author="Gary Zhang" w:date="2026-07-24T15:55:00Z" w16du:dateUtc="2026-07-24T07:55:00Z">
              <w:rPr>
                <w:rFonts w:ascii="Calibri" w:eastAsia="STXihei" w:hAnsi="Calibri" w:cs="Calibri"/>
                <w:sz w:val="24"/>
                <w:szCs w:val="24"/>
              </w:rPr>
            </w:rPrChange>
          </w:rPr>
          <w:delText xml:space="preserve">       </w:delText>
        </w:r>
      </w:del>
      <w:r w:rsidRPr="00304F25">
        <w:rPr>
          <w:rFonts w:eastAsia="STXihei" w:cs="Calibri"/>
          <w:sz w:val="24"/>
          <w:szCs w:val="24"/>
          <w:rPrChange w:id="126" w:author="Gary Zhang" w:date="2026-07-24T15:55:00Z" w16du:dateUtc="2026-07-24T07:55:00Z">
            <w:rPr>
              <w:rFonts w:ascii="Calibri" w:eastAsia="STXihei" w:hAnsi="Calibri" w:cs="Calibri"/>
              <w:sz w:val="24"/>
              <w:szCs w:val="24"/>
            </w:rPr>
          </w:rPrChange>
        </w:rPr>
        <w:t>必要的</w:t>
      </w:r>
      <w:r w:rsidRPr="00304F25">
        <w:rPr>
          <w:rFonts w:eastAsia="STXihei" w:cs="Calibri"/>
          <w:sz w:val="24"/>
          <w:szCs w:val="24"/>
          <w:rPrChange w:id="127" w:author="Gary Zhang" w:date="2026-07-24T15:55:00Z" w16du:dateUtc="2026-07-24T07:55:00Z">
            <w:rPr>
              <w:rFonts w:ascii="Calibri" w:eastAsia="STXihei" w:hAnsi="Calibri" w:cs="Calibri"/>
              <w:sz w:val="24"/>
              <w:szCs w:val="24"/>
            </w:rPr>
          </w:rPrChange>
        </w:rPr>
        <w:t>API</w:t>
      </w:r>
      <w:r w:rsidRPr="00304F25">
        <w:rPr>
          <w:rFonts w:eastAsia="STXihei" w:cs="Calibri"/>
          <w:sz w:val="24"/>
          <w:szCs w:val="24"/>
          <w:rPrChange w:id="128" w:author="Gary Zhang" w:date="2026-07-24T15:55:00Z" w16du:dateUtc="2026-07-24T07:55:00Z">
            <w:rPr>
              <w:rFonts w:ascii="Calibri" w:eastAsia="STXihei" w:hAnsi="Calibri" w:cs="Calibri"/>
              <w:sz w:val="24"/>
              <w:szCs w:val="24"/>
            </w:rPr>
          </w:rPrChange>
        </w:rPr>
        <w:t>接口说明文档。</w:t>
      </w:r>
      <w:r>
        <w:rPr>
          <w:rPr>
            <w:rFonts w:eastAsia="STXihei" w:cs="Calibri"/>
            <w:sz w:val="24"/>
            <w:szCs w:val="24"/>
            <w:rPrChange w:id="128" w:author="Gary Zhang" w:date="2026-07-24T15:55:00Z" w16du:dateUtc="2026-07-24T07:55:00Z">
              <w:rPr>
                <w:rFonts w:ascii="Calibri" w:eastAsia="STXihei" w:hAnsi="Calibri" w:cs="Calibri"/>
                <w:sz w:val="24"/>
                <w:szCs w:val="24"/>
              </w:rPr>
            </w:rPrChange>
          </w:rPr>
          <w:highlight w:val="yellow"/>
        </w:rPr>
        <w:t xml:space="preserve"> P4家长平台的产品需求文档（PRD）、完整评测题目及报告内容、模块流程说明和可参考的界面/交互设计成果。</w:t>
      </w:r>
    </w:p>
    <w:p w14:paraId="0000001D" w14:textId="2245FE7F" w:rsidR="00665EFE" w:rsidRPr="00304F25" w:rsidRDefault="00000000">
      <w:pPr>
        <w:spacing w:line="288" w:lineRule="auto"/>
        <w:rPr>
          <w:rFonts w:eastAsia="STXihei" w:cs="Calibri"/>
          <w:sz w:val="24"/>
          <w:szCs w:val="24"/>
          <w:rPrChange w:id="129" w:author="Gary Zhang" w:date="2026-07-24T15:55:00Z" w16du:dateUtc="2026-07-24T07:55:00Z">
            <w:rPr>
              <w:rFonts w:ascii="Calibri" w:eastAsia="STXihei" w:hAnsi="Calibri" w:cs="Calibri"/>
              <w:sz w:val="24"/>
              <w:szCs w:val="24"/>
            </w:rPr>
          </w:rPrChange>
        </w:rPr>
      </w:pPr>
      <w:r w:rsidRPr="00304F25">
        <w:rPr>
          <w:rFonts w:eastAsia="STXihei" w:cs="Calibri"/>
          <w:sz w:val="24"/>
          <w:szCs w:val="24"/>
          <w:rPrChange w:id="130" w:author="Gary Zhang" w:date="2026-07-24T15:55:00Z" w16du:dateUtc="2026-07-24T07:55:00Z">
            <w:rPr>
              <w:rFonts w:ascii="Calibri" w:eastAsia="STXihei" w:hAnsi="Calibri" w:cs="Calibri"/>
              <w:sz w:val="24"/>
              <w:szCs w:val="24"/>
            </w:rPr>
          </w:rPrChange>
        </w:rPr>
        <w:t>2.</w:t>
      </w:r>
      <w:del w:id="131" w:author="Gary Zhang" w:date="2026-07-24T14:53:00Z" w16du:dateUtc="2026-07-24T06:53:00Z">
        <w:r w:rsidRPr="00304F25" w:rsidDel="00C25985">
          <w:rPr>
            <w:rFonts w:eastAsia="STXihei" w:cs="Calibri"/>
            <w:sz w:val="24"/>
            <w:szCs w:val="24"/>
            <w:rPrChange w:id="132" w:author="Gary Zhang" w:date="2026-07-24T15:55:00Z" w16du:dateUtc="2026-07-24T07:55:00Z">
              <w:rPr>
                <w:rFonts w:ascii="Calibri" w:eastAsia="STXihei" w:hAnsi="Calibri" w:cs="Calibri"/>
                <w:sz w:val="24"/>
                <w:szCs w:val="24"/>
              </w:rPr>
            </w:rPrChange>
          </w:rPr>
          <w:delText xml:space="preserve">  </w:delText>
        </w:r>
      </w:del>
      <w:r w:rsidRPr="00304F25">
        <w:rPr>
          <w:rFonts w:eastAsia="STXihei" w:cs="Calibri"/>
          <w:sz w:val="24"/>
          <w:szCs w:val="24"/>
          <w:rPrChange w:id="133" w:author="Gary Zhang" w:date="2026-07-24T15:55:00Z" w16du:dateUtc="2026-07-24T07:55:00Z">
            <w:rPr>
              <w:rFonts w:ascii="Calibri" w:eastAsia="STXihei" w:hAnsi="Calibri" w:cs="Calibri"/>
              <w:sz w:val="24"/>
              <w:szCs w:val="24"/>
            </w:rPr>
          </w:rPrChange>
        </w:rPr>
        <w:t>验收标准：以双方确认的</w:t>
      </w:r>
      <w:ins w:id="134" w:author="Peter Zhang" w:date="2026-07-23T19:21:00Z" w16du:dateUtc="2026-07-23T11:21:00Z">
        <w:r w:rsidR="00D01988" w:rsidRPr="00304F25">
          <w:rPr>
            <w:rFonts w:eastAsia="STXihei" w:cs="Calibri" w:hint="eastAsia"/>
            <w:sz w:val="24"/>
            <w:szCs w:val="24"/>
            <w:rPrChange w:id="135" w:author="Gary Zhang" w:date="2026-07-24T15:55:00Z" w16du:dateUtc="2026-07-24T07:55:00Z">
              <w:rPr>
                <w:rFonts w:ascii="Calibri" w:eastAsia="STXihei" w:hAnsi="Calibri" w:cs="Calibri" w:hint="eastAsia"/>
                <w:sz w:val="24"/>
                <w:szCs w:val="24"/>
              </w:rPr>
            </w:rPrChange>
          </w:rPr>
          <w:t>附件一</w:t>
        </w:r>
      </w:ins>
      <w:r w:rsidRPr="00304F25">
        <w:rPr>
          <w:rFonts w:eastAsia="STXihei" w:cs="Calibri"/>
          <w:sz w:val="24"/>
          <w:szCs w:val="24"/>
          <w:rPrChange w:id="136" w:author="Gary Zhang" w:date="2026-07-24T15:55:00Z" w16du:dateUtc="2026-07-24T07:55:00Z">
            <w:rPr>
              <w:rFonts w:ascii="Calibri" w:eastAsia="STXihei" w:hAnsi="Calibri" w:cs="Calibri"/>
              <w:sz w:val="24"/>
              <w:szCs w:val="24"/>
            </w:rPr>
          </w:rPrChange>
        </w:rPr>
        <w:t>《产品需求规格书》为唯一验收依据。交付成果必须能够满足无重大错误</w:t>
      </w:r>
      <w:ins w:id="137" w:author="Peter Zhang" w:date="2026-07-23T19:21:00Z" w16du:dateUtc="2026-07-23T11:21:00Z">
        <w:r w:rsidR="00D01988" w:rsidRPr="00304F25">
          <w:rPr>
            <w:rFonts w:eastAsia="STXihei" w:cs="Calibri" w:hint="eastAsia"/>
            <w:sz w:val="24"/>
            <w:szCs w:val="24"/>
            <w:rPrChange w:id="138" w:author="Gary Zhang" w:date="2026-07-24T15:55:00Z" w16du:dateUtc="2026-07-24T07:55:00Z">
              <w:rPr>
                <w:rFonts w:ascii="Calibri" w:eastAsia="STXihei" w:hAnsi="Calibri" w:cs="Calibri" w:hint="eastAsia"/>
                <w:sz w:val="24"/>
                <w:szCs w:val="24"/>
              </w:rPr>
            </w:rPrChange>
          </w:rPr>
          <w:t>/Bug</w:t>
        </w:r>
      </w:ins>
      <w:del w:id="139" w:author="Peter Zhang" w:date="2026-07-23T19:21:00Z" w16du:dateUtc="2026-07-23T11:21:00Z">
        <w:r w:rsidRPr="00304F25" w:rsidDel="00D01988">
          <w:rPr>
            <w:rFonts w:eastAsia="STXihei" w:cs="Calibri"/>
            <w:sz w:val="24"/>
            <w:szCs w:val="24"/>
            <w:rPrChange w:id="140" w:author="Gary Zhang" w:date="2026-07-24T15:55:00Z" w16du:dateUtc="2026-07-24T07:55:00Z">
              <w:rPr>
                <w:rFonts w:ascii="Calibri" w:eastAsia="STXihei" w:hAnsi="Calibri" w:cs="Calibri"/>
                <w:sz w:val="24"/>
                <w:szCs w:val="24"/>
              </w:rPr>
            </w:rPrChange>
          </w:rPr>
          <w:delText>（</w:delText>
        </w:r>
        <w:r w:rsidRPr="00304F25" w:rsidDel="00D01988">
          <w:rPr>
            <w:rFonts w:eastAsia="STXihei" w:cs="Calibri"/>
            <w:sz w:val="24"/>
            <w:szCs w:val="24"/>
            <w:rPrChange w:id="141" w:author="Gary Zhang" w:date="2026-07-24T15:55:00Z" w16du:dateUtc="2026-07-24T07:55:00Z">
              <w:rPr>
                <w:rFonts w:ascii="Calibri" w:eastAsia="STXihei" w:hAnsi="Calibri" w:cs="Calibri"/>
                <w:sz w:val="24"/>
                <w:szCs w:val="24"/>
              </w:rPr>
            </w:rPrChange>
          </w:rPr>
          <w:delText>Bug</w:delText>
        </w:r>
        <w:r w:rsidRPr="00304F25" w:rsidDel="00D01988">
          <w:rPr>
            <w:rFonts w:eastAsia="STXihei" w:cs="Calibri"/>
            <w:sz w:val="24"/>
            <w:szCs w:val="24"/>
            <w:rPrChange w:id="142" w:author="Gary Zhang" w:date="2026-07-24T15:55:00Z" w16du:dateUtc="2026-07-24T07:55:00Z">
              <w:rPr>
                <w:rFonts w:ascii="Calibri" w:eastAsia="STXihei" w:hAnsi="Calibri" w:cs="Calibri"/>
                <w:sz w:val="24"/>
                <w:szCs w:val="24"/>
              </w:rPr>
            </w:rPrChange>
          </w:rPr>
          <w:delText>）</w:delText>
        </w:r>
      </w:del>
      <w:r w:rsidRPr="00304F25">
        <w:rPr>
          <w:rFonts w:eastAsia="STXihei" w:cs="Calibri"/>
          <w:sz w:val="24"/>
          <w:szCs w:val="24"/>
          <w:rPrChange w:id="143" w:author="Gary Zhang" w:date="2026-07-24T15:55:00Z" w16du:dateUtc="2026-07-24T07:55:00Z">
            <w:rPr>
              <w:rFonts w:ascii="Calibri" w:eastAsia="STXihei" w:hAnsi="Calibri" w:cs="Calibri"/>
              <w:sz w:val="24"/>
              <w:szCs w:val="24"/>
            </w:rPr>
          </w:rPrChange>
        </w:rPr>
        <w:t>、功能无缺失、运行稳定的使用要求。</w:t>
      </w:r>
    </w:p>
    <w:p w14:paraId="0000001E" w14:textId="77777777" w:rsidR="00665EFE" w:rsidRPr="00304F25" w:rsidRDefault="00665EFE">
      <w:pPr>
        <w:spacing w:line="288" w:lineRule="auto"/>
        <w:rPr>
          <w:rFonts w:eastAsia="STXihei" w:cs="Calibri"/>
          <w:sz w:val="24"/>
          <w:szCs w:val="24"/>
          <w:rPrChange w:id="144" w:author="Gary Zhang" w:date="2026-07-24T15:55:00Z" w16du:dateUtc="2026-07-24T07:55:00Z">
            <w:rPr>
              <w:rFonts w:ascii="Calibri" w:eastAsia="STXihei" w:hAnsi="Calibri" w:cs="Calibri"/>
              <w:sz w:val="24"/>
              <w:szCs w:val="24"/>
            </w:rPr>
          </w:rPrChange>
        </w:rPr>
      </w:pPr>
    </w:p>
    <w:p w14:paraId="0000001F" w14:textId="77777777" w:rsidR="00665EFE" w:rsidRPr="00304F25" w:rsidDel="00304F25" w:rsidRDefault="00000000" w:rsidP="00204192">
      <w:pPr>
        <w:pStyle w:val="Heading2"/>
        <w:rPr>
          <w:del w:id="145" w:author="Gary Zhang" w:date="2026-07-24T15:54:00Z" w16du:dateUtc="2026-07-24T07:54:00Z"/>
          <w:rFonts w:eastAsia="STXihei"/>
          <w:rPrChange w:id="146" w:author="Gary Zhang" w:date="2026-07-24T15:55:00Z" w16du:dateUtc="2026-07-24T07:55:00Z">
            <w:rPr>
              <w:del w:id="147" w:author="Gary Zhang" w:date="2026-07-24T15:54:00Z" w16du:dateUtc="2026-07-24T07:54:00Z"/>
            </w:rPr>
          </w:rPrChange>
        </w:rPr>
      </w:pPr>
      <w:r w:rsidRPr="00304F25">
        <w:rPr>
          <w:rFonts w:eastAsia="STXihei"/>
          <w:rPrChange w:id="148" w:author="Gary Zhang" w:date="2026-07-24T15:55:00Z" w16du:dateUtc="2026-07-24T07:55:00Z">
            <w:rPr/>
          </w:rPrChange>
        </w:rPr>
        <w:t>第三条</w:t>
      </w:r>
      <w:del w:id="149" w:author="Gary Zhang" w:date="2026-07-24T14:53:00Z" w16du:dateUtc="2026-07-24T06:53:00Z">
        <w:r w:rsidRPr="00304F25" w:rsidDel="00C25985">
          <w:rPr>
            <w:rFonts w:eastAsia="STXihei"/>
            <w:rPrChange w:id="150" w:author="Gary Zhang" w:date="2026-07-24T15:55:00Z" w16du:dateUtc="2026-07-24T07:55:00Z">
              <w:rPr/>
            </w:rPrChange>
          </w:rPr>
          <w:delText xml:space="preserve"> </w:delText>
        </w:r>
      </w:del>
      <w:r w:rsidRPr="00304F25">
        <w:rPr>
          <w:rFonts w:eastAsia="STXihei"/>
          <w:rPrChange w:id="151" w:author="Gary Zhang" w:date="2026-07-24T15:55:00Z" w16du:dateUtc="2026-07-24T07:55:00Z">
            <w:rPr/>
          </w:rPrChange>
        </w:rPr>
        <w:t>开发周期与交付时间</w:t>
      </w:r>
    </w:p>
    <w:p w14:paraId="00000020" w14:textId="77777777" w:rsidR="00665EFE" w:rsidRPr="00304F25" w:rsidRDefault="00665EFE" w:rsidP="00304F25">
      <w:pPr>
        <w:pStyle w:val="Heading2"/>
        <w:rPr>
          <w:rFonts w:eastAsia="STXihei"/>
          <w:lang w:val="en-US"/>
          <w:rPrChange w:id="152" w:author="Gary Zhang" w:date="2026-07-24T15:55:00Z" w16du:dateUtc="2026-07-24T07:55:00Z">
            <w:rPr>
              <w:rFonts w:ascii="Calibri" w:eastAsia="STXihei" w:hAnsi="Calibri" w:cs="Calibri"/>
              <w:sz w:val="24"/>
              <w:szCs w:val="24"/>
            </w:rPr>
          </w:rPrChange>
        </w:rPr>
        <w:pPrChange w:id="153" w:author="Gary Zhang" w:date="2026-07-24T15:54:00Z" w16du:dateUtc="2026-07-24T07:54:00Z">
          <w:pPr>
            <w:spacing w:line="288" w:lineRule="auto"/>
          </w:pPr>
        </w:pPrChange>
      </w:pPr>
    </w:p>
    <w:p w14:paraId="00000021" w14:textId="3486BCE7" w:rsidR="00665EFE" w:rsidRPr="00304F25" w:rsidRDefault="00000000">
      <w:pPr>
        <w:spacing w:line="288" w:lineRule="auto"/>
        <w:rPr>
          <w:rFonts w:eastAsia="STXihei" w:cs="Calibri"/>
          <w:sz w:val="24"/>
          <w:szCs w:val="24"/>
          <w:rPrChange w:id="154" w:author="Gary Zhang" w:date="2026-07-24T15:55:00Z" w16du:dateUtc="2026-07-24T07:55:00Z">
            <w:rPr>
              <w:rFonts w:ascii="Calibri" w:eastAsia="STXihei" w:hAnsi="Calibri" w:cs="Calibri"/>
              <w:sz w:val="24"/>
              <w:szCs w:val="24"/>
            </w:rPr>
          </w:rPrChange>
        </w:rPr>
      </w:pPr>
      <w:r w:rsidRPr="00304F25">
        <w:rPr>
          <w:rFonts w:eastAsia="STXihei" w:cs="Calibri"/>
          <w:sz w:val="24"/>
          <w:szCs w:val="24"/>
          <w:rPrChange w:id="155" w:author="Gary Zhang" w:date="2026-07-24T15:55:00Z" w16du:dateUtc="2026-07-24T07:55:00Z">
            <w:rPr>
              <w:rFonts w:ascii="Calibri" w:eastAsia="STXihei" w:hAnsi="Calibri" w:cs="Calibri"/>
              <w:sz w:val="24"/>
              <w:szCs w:val="24"/>
            </w:rPr>
          </w:rPrChange>
        </w:rPr>
        <w:t>1.</w:t>
      </w:r>
      <w:del w:id="156" w:author="Gary Zhang" w:date="2026-07-24T14:53:00Z" w16du:dateUtc="2026-07-24T06:53:00Z">
        <w:r w:rsidRPr="00304F25" w:rsidDel="00C25985">
          <w:rPr>
            <w:rFonts w:eastAsia="STXihei" w:cs="Calibri"/>
            <w:sz w:val="24"/>
            <w:szCs w:val="24"/>
            <w:rPrChange w:id="157" w:author="Gary Zhang" w:date="2026-07-24T15:55:00Z" w16du:dateUtc="2026-07-24T07:55:00Z">
              <w:rPr>
                <w:rFonts w:ascii="Calibri" w:eastAsia="STXihei" w:hAnsi="Calibri" w:cs="Calibri"/>
                <w:sz w:val="24"/>
                <w:szCs w:val="24"/>
              </w:rPr>
            </w:rPrChange>
          </w:rPr>
          <w:delText xml:space="preserve">  </w:delText>
        </w:r>
      </w:del>
      <w:r w:rsidRPr="00304F25">
        <w:rPr>
          <w:rFonts w:eastAsia="STXihei" w:cs="Calibri"/>
          <w:sz w:val="24"/>
          <w:szCs w:val="24"/>
          <w:rPrChange w:id="158" w:author="Gary Zhang" w:date="2026-07-24T15:55:00Z" w16du:dateUtc="2026-07-24T07:55:00Z">
            <w:rPr>
              <w:rFonts w:ascii="Calibri" w:eastAsia="STXihei" w:hAnsi="Calibri" w:cs="Calibri"/>
              <w:sz w:val="24"/>
              <w:szCs w:val="24"/>
            </w:rPr>
          </w:rPrChange>
        </w:rPr>
        <w:t>里程碑节点</w:t>
      </w:r>
      <w:ins w:id="159" w:author="Peter Zhang" w:date="2026-07-23T19:13:00Z" w16du:dateUtc="2026-07-23T11:13:00Z">
        <w:r w:rsidR="001514F6" w:rsidRPr="00304F25">
          <w:rPr>
            <w:rFonts w:eastAsia="STXihei" w:cs="Calibri" w:hint="eastAsia"/>
            <w:sz w:val="24"/>
            <w:szCs w:val="24"/>
            <w:rPrChange w:id="160" w:author="Gary Zhang" w:date="2026-07-24T15:55:00Z" w16du:dateUtc="2026-07-24T07:55:00Z">
              <w:rPr>
                <w:rFonts w:ascii="Calibri" w:eastAsia="STXihei" w:hAnsi="Calibri" w:cs="Calibri" w:hint="eastAsia"/>
                <w:sz w:val="24"/>
                <w:szCs w:val="24"/>
              </w:rPr>
            </w:rPrChange>
          </w:rPr>
          <w:t>（预估）</w:t>
        </w:r>
      </w:ins>
      <w:r w:rsidRPr="00304F25">
        <w:rPr>
          <w:rFonts w:eastAsia="STXihei" w:cs="Calibri"/>
          <w:sz w:val="24"/>
          <w:szCs w:val="24"/>
          <w:rPrChange w:id="161" w:author="Gary Zhang" w:date="2026-07-24T15:55:00Z" w16du:dateUtc="2026-07-24T07:55:00Z">
            <w:rPr>
              <w:rFonts w:ascii="Calibri" w:eastAsia="STXihei" w:hAnsi="Calibri" w:cs="Calibri"/>
              <w:sz w:val="24"/>
              <w:szCs w:val="24"/>
            </w:rPr>
          </w:rPrChange>
        </w:rPr>
        <w:t>：</w:t>
      </w:r>
    </w:p>
    <w:p w14:paraId="00000022" w14:textId="0F32C2A3" w:rsidR="00665EFE" w:rsidRPr="00304F25" w:rsidRDefault="00000000">
      <w:pPr>
        <w:spacing w:line="288" w:lineRule="auto"/>
        <w:rPr>
          <w:rFonts w:eastAsia="STXihei" w:cs="Calibri"/>
          <w:sz w:val="24"/>
          <w:szCs w:val="24"/>
          <w:rPrChange w:id="162" w:author="Gary Zhang" w:date="2026-07-24T15:55:00Z" w16du:dateUtc="2026-07-24T07:55:00Z">
            <w:rPr>
              <w:rFonts w:ascii="Calibri" w:eastAsia="STXihei" w:hAnsi="Calibri" w:cs="Calibri"/>
              <w:sz w:val="24"/>
              <w:szCs w:val="24"/>
            </w:rPr>
          </w:rPrChange>
        </w:rPr>
      </w:pPr>
      <w:r>
        <w:rPr>
          <w:rPr>
            <w:rFonts w:eastAsia="STXihei" w:cs="Calibri"/>
            <w:sz w:val="24"/>
            <w:szCs w:val="24"/>
            <w:rPrChange w:id="165" w:author="Gary Zhang" w:date="2026-07-24T15:55:00Z" w16du:dateUtc="2026-07-24T07:55:00Z">
              <w:rPr>
                <w:rFonts w:ascii="Calibri" w:eastAsia="STXihei" w:hAnsi="Calibri" w:cs="Calibri"/>
                <w:sz w:val="24"/>
                <w:szCs w:val="24"/>
              </w:rPr>
            </w:rPrChange>
          </w:rPr>
          <w:highlight w:val="yellow"/>
        </w:rPr>
        <w:t>2026年____月____日：乙方向甲方发布“深蓝系统”的可体验测试版本（Beta版），供甲方进行阶段性功能核验。</w:t>
      </w:r>
    </w:p>
    <w:p w14:paraId="00000023" w14:textId="115D17FC" w:rsidR="00665EFE" w:rsidRPr="00304F25" w:rsidRDefault="00000000">
      <w:pPr>
        <w:spacing w:line="288" w:lineRule="auto"/>
        <w:rPr>
          <w:rFonts w:eastAsia="STXihei" w:cs="Calibri"/>
          <w:sz w:val="24"/>
          <w:szCs w:val="24"/>
          <w:lang w:val="en-US"/>
          <w:rPrChange w:id="187" w:author="Gary Zhang" w:date="2026-07-24T15:55:00Z" w16du:dateUtc="2026-07-24T07:55:00Z">
            <w:rPr>
              <w:rFonts w:ascii="Calibri" w:eastAsia="STXihei" w:hAnsi="Calibri" w:cs="Calibri"/>
              <w:sz w:val="24"/>
              <w:szCs w:val="24"/>
            </w:rPr>
          </w:rPrChange>
        </w:rPr>
      </w:pPr>
      <w:r>
        <w:rPr>
          <w:rPr>
            <w:rFonts w:eastAsia="STXihei" w:cs="Calibri"/>
            <w:sz w:val="24"/>
            <w:szCs w:val="24"/>
            <w:rPrChange w:id="191" w:author="Gary Zhang" w:date="2026-07-24T15:55:00Z" w16du:dateUtc="2026-07-24T07:55:00Z">
              <w:rPr>
                <w:rFonts w:ascii="Calibri" w:eastAsia="STXihei" w:hAnsi="Calibri" w:cs="Calibri"/>
                <w:sz w:val="24"/>
                <w:szCs w:val="24"/>
              </w:rPr>
            </w:rPrChange>
          </w:rPr>
          <w:highlight w:val="yellow"/>
        </w:rPr>
        <w:t>2026年8月31日：乙方向甲方交付“深蓝系统”的全部最终成果（包含全部源代码），并交付本合同约定范围内的 Taala Explore 相关代码及 P4家长平台产品与评测设计成果。</w:t>
      </w:r>
    </w:p>
    <w:p>
      <w:pPr/>
      <w:r>
        <w:rPr>
          <w:rPr>
            <w:rPr>
              <w:rFonts w:eastAsia="STXihei" w:cs="Calibri"/>
              <w:sz w:val="24"/>
              <w:szCs w:val="24"/>
              <w:rPrChange w:id="191" w:author="Gary Zhang" w:date="2026-07-24T15:55:00Z" w16du:dateUtc="2026-07-24T07:55:00Z">
                <w:rPr>
                  <w:rFonts w:ascii="Calibri" w:eastAsia="STXihei" w:hAnsi="Calibri" w:cs="Calibri"/>
                  <w:sz w:val="24"/>
                  <w:szCs w:val="24"/>
                </w:rPr>
              </w:rPrChange>
            </w:rPr>
            <w:highlight w:val="yellow"/>
          </w:rPr>
          <w:highlight w:val="yellow"/>
        </w:rPr>
        <w:t>截至2026年8月31日，P4家长平台的后续系统开发不属于本合同已约定的交付范围；双方应不晚于2026年8月10日，结合开发进度及人员安排，书面确认是否由乙方继续承担该后续开发、开发期限、工作范围、费用及验收标准。</w:t>
      </w:r>
    </w:p>
    <w:p>
      <w:pPr/>
      <w:r>
        <w:rPr>
          <w:rPr>
            <w:rPr>
              <w:rPr>
                <w:rFonts w:eastAsia="STXihei" w:cs="Calibri"/>
                <w:sz w:val="24"/>
                <w:szCs w:val="24"/>
                <w:rPrChange w:id="191" w:author="Gary Zhang" w:date="2026-07-24T15:55:00Z" w16du:dateUtc="2026-07-24T07:55:00Z">
                  <w:rPr>
                    <w:rFonts w:ascii="Calibri" w:eastAsia="STXihei" w:hAnsi="Calibri" w:cs="Calibri"/>
                    <w:sz w:val="24"/>
                    <w:szCs w:val="24"/>
                  </w:rPr>
                </w:rPrChange>
              </w:rPr>
              <w:highlight w:val="yellow"/>
            </w:rPr>
            <w:highlight w:val="yellow"/>
          </w:rPr>
          <w:highlight w:val="yellow"/>
        </w:rPr>
        <w:t>如双方确认由乙方继续承担 P4家长平台后续开发，应另行签署补充协议；该部分费用预计为人民币叁万元至伍万元，最终以补充协议约定为准。</w:t>
      </w:r>
    </w:p>
    <w:p w14:paraId="00000024" w14:textId="77777777" w:rsidR="00665EFE" w:rsidRPr="00304F25" w:rsidRDefault="00000000">
      <w:pPr>
        <w:spacing w:line="288" w:lineRule="auto"/>
        <w:rPr>
          <w:rFonts w:eastAsia="STXihei" w:cs="Calibri"/>
          <w:sz w:val="24"/>
          <w:szCs w:val="24"/>
          <w:rPrChange w:id="208" w:author="Gary Zhang" w:date="2026-07-24T15:55:00Z" w16du:dateUtc="2026-07-24T07:55:00Z">
            <w:rPr>
              <w:rFonts w:ascii="Calibri" w:eastAsia="STXihei" w:hAnsi="Calibri" w:cs="Calibri"/>
              <w:sz w:val="24"/>
              <w:szCs w:val="24"/>
            </w:rPr>
          </w:rPrChange>
        </w:rPr>
      </w:pPr>
      <w:r w:rsidRPr="00304F25">
        <w:rPr>
          <w:rFonts w:eastAsia="STXihei" w:cs="Calibri"/>
          <w:sz w:val="24"/>
          <w:szCs w:val="24"/>
          <w:rPrChange w:id="209" w:author="Gary Zhang" w:date="2026-07-24T15:55:00Z" w16du:dateUtc="2026-07-24T07:55:00Z">
            <w:rPr>
              <w:rFonts w:ascii="Calibri" w:eastAsia="STXihei" w:hAnsi="Calibri" w:cs="Calibri"/>
              <w:sz w:val="24"/>
              <w:szCs w:val="24"/>
            </w:rPr>
          </w:rPrChange>
        </w:rPr>
        <w:t>2.</w:t>
      </w:r>
      <w:del w:id="210" w:author="Gary Zhang" w:date="2026-07-24T14:53:00Z" w16du:dateUtc="2026-07-24T06:53:00Z">
        <w:r w:rsidRPr="00304F25" w:rsidDel="00C25985">
          <w:rPr>
            <w:rFonts w:eastAsia="STXihei" w:cs="Calibri"/>
            <w:sz w:val="24"/>
            <w:szCs w:val="24"/>
            <w:rPrChange w:id="211" w:author="Gary Zhang" w:date="2026-07-24T15:55:00Z" w16du:dateUtc="2026-07-24T07:55:00Z">
              <w:rPr>
                <w:rFonts w:ascii="Calibri" w:eastAsia="STXihei" w:hAnsi="Calibri" w:cs="Calibri"/>
                <w:sz w:val="24"/>
                <w:szCs w:val="24"/>
              </w:rPr>
            </w:rPrChange>
          </w:rPr>
          <w:delText xml:space="preserve">  </w:delText>
        </w:r>
      </w:del>
      <w:r w:rsidRPr="00304F25">
        <w:rPr>
          <w:rFonts w:eastAsia="STXihei" w:cs="Calibri"/>
          <w:sz w:val="24"/>
          <w:szCs w:val="24"/>
          <w:rPrChange w:id="212" w:author="Gary Zhang" w:date="2026-07-24T15:55:00Z" w16du:dateUtc="2026-07-24T07:55:00Z">
            <w:rPr>
              <w:rFonts w:ascii="Calibri" w:eastAsia="STXihei" w:hAnsi="Calibri" w:cs="Calibri"/>
              <w:sz w:val="24"/>
              <w:szCs w:val="24"/>
            </w:rPr>
          </w:rPrChange>
        </w:rPr>
        <w:t>交付确认：乙方完成交付后，甲方应在</w:t>
      </w:r>
      <w:del w:id="213" w:author="Gary Zhang" w:date="2026-07-24T14:53:00Z" w16du:dateUtc="2026-07-24T06:53:00Z">
        <w:r w:rsidRPr="00304F25" w:rsidDel="00C25985">
          <w:rPr>
            <w:rFonts w:eastAsia="STXihei" w:cs="Calibri"/>
            <w:sz w:val="24"/>
            <w:szCs w:val="24"/>
            <w:rPrChange w:id="214" w:author="Gary Zhang" w:date="2026-07-24T15:55:00Z" w16du:dateUtc="2026-07-24T07:55:00Z">
              <w:rPr>
                <w:rFonts w:ascii="Calibri" w:eastAsia="STXihei" w:hAnsi="Calibri" w:cs="Calibri"/>
                <w:sz w:val="24"/>
                <w:szCs w:val="24"/>
              </w:rPr>
            </w:rPrChange>
          </w:rPr>
          <w:delText xml:space="preserve"> </w:delText>
        </w:r>
      </w:del>
      <w:r w:rsidRPr="00304F25">
        <w:rPr>
          <w:rFonts w:eastAsia="STXihei" w:cs="Calibri"/>
          <w:sz w:val="24"/>
          <w:szCs w:val="24"/>
          <w:rPrChange w:id="215" w:author="Gary Zhang" w:date="2026-07-24T15:55:00Z" w16du:dateUtc="2026-07-24T07:55:00Z">
            <w:rPr>
              <w:rFonts w:ascii="Calibri" w:eastAsia="STXihei" w:hAnsi="Calibri" w:cs="Calibri"/>
              <w:sz w:val="24"/>
              <w:szCs w:val="24"/>
            </w:rPr>
          </w:rPrChange>
        </w:rPr>
        <w:t>5</w:t>
      </w:r>
      <w:r w:rsidRPr="00304F25">
        <w:rPr>
          <w:rFonts w:eastAsia="STXihei" w:cs="Calibri"/>
          <w:sz w:val="24"/>
          <w:szCs w:val="24"/>
          <w:rPrChange w:id="216" w:author="Gary Zhang" w:date="2026-07-24T15:55:00Z" w16du:dateUtc="2026-07-24T07:55:00Z">
            <w:rPr>
              <w:rFonts w:ascii="Calibri" w:eastAsia="STXihei" w:hAnsi="Calibri" w:cs="Calibri"/>
              <w:sz w:val="24"/>
              <w:szCs w:val="24"/>
            </w:rPr>
          </w:rPrChange>
        </w:rPr>
        <w:t>个工作日</w:t>
      </w:r>
      <w:del w:id="217" w:author="Gary Zhang" w:date="2026-07-24T14:53:00Z" w16du:dateUtc="2026-07-24T06:53:00Z">
        <w:r w:rsidRPr="00304F25" w:rsidDel="00C25985">
          <w:rPr>
            <w:rFonts w:eastAsia="STXihei" w:cs="Calibri"/>
            <w:sz w:val="24"/>
            <w:szCs w:val="24"/>
            <w:rPrChange w:id="218" w:author="Gary Zhang" w:date="2026-07-24T15:55:00Z" w16du:dateUtc="2026-07-24T07:55:00Z">
              <w:rPr>
                <w:rFonts w:ascii="Calibri" w:eastAsia="STXihei" w:hAnsi="Calibri" w:cs="Calibri"/>
                <w:sz w:val="24"/>
                <w:szCs w:val="24"/>
              </w:rPr>
            </w:rPrChange>
          </w:rPr>
          <w:delText xml:space="preserve"> </w:delText>
        </w:r>
      </w:del>
      <w:r w:rsidRPr="00304F25">
        <w:rPr>
          <w:rFonts w:eastAsia="STXihei" w:cs="Calibri"/>
          <w:sz w:val="24"/>
          <w:szCs w:val="24"/>
          <w:rPrChange w:id="219" w:author="Gary Zhang" w:date="2026-07-24T15:55:00Z" w16du:dateUtc="2026-07-24T07:55:00Z">
            <w:rPr>
              <w:rFonts w:ascii="Calibri" w:eastAsia="STXihei" w:hAnsi="Calibri" w:cs="Calibri"/>
              <w:sz w:val="24"/>
              <w:szCs w:val="24"/>
            </w:rPr>
          </w:rPrChange>
        </w:rPr>
        <w:t>内组织验收。验收合格后签署书面验收报告；若验收不合格，乙方须在</w:t>
      </w:r>
      <w:del w:id="220" w:author="Gary Zhang" w:date="2026-07-24T14:53:00Z" w16du:dateUtc="2026-07-24T06:53:00Z">
        <w:r w:rsidRPr="00304F25" w:rsidDel="00C25985">
          <w:rPr>
            <w:rFonts w:eastAsia="STXihei" w:cs="Calibri"/>
            <w:sz w:val="24"/>
            <w:szCs w:val="24"/>
            <w:rPrChange w:id="221" w:author="Gary Zhang" w:date="2026-07-24T15:55:00Z" w16du:dateUtc="2026-07-24T07:55:00Z">
              <w:rPr>
                <w:rFonts w:ascii="Calibri" w:eastAsia="STXihei" w:hAnsi="Calibri" w:cs="Calibri"/>
                <w:sz w:val="24"/>
                <w:szCs w:val="24"/>
              </w:rPr>
            </w:rPrChange>
          </w:rPr>
          <w:delText xml:space="preserve"> </w:delText>
        </w:r>
      </w:del>
      <w:r w:rsidRPr="00304F25">
        <w:rPr>
          <w:rFonts w:eastAsia="STXihei" w:cs="Calibri"/>
          <w:sz w:val="24"/>
          <w:szCs w:val="24"/>
          <w:rPrChange w:id="222" w:author="Gary Zhang" w:date="2026-07-24T15:55:00Z" w16du:dateUtc="2026-07-24T07:55:00Z">
            <w:rPr>
              <w:rFonts w:ascii="Calibri" w:eastAsia="STXihei" w:hAnsi="Calibri" w:cs="Calibri"/>
              <w:sz w:val="24"/>
              <w:szCs w:val="24"/>
            </w:rPr>
          </w:rPrChange>
        </w:rPr>
        <w:t>10</w:t>
      </w:r>
      <w:r w:rsidRPr="00304F25">
        <w:rPr>
          <w:rFonts w:eastAsia="STXihei" w:cs="Calibri"/>
          <w:sz w:val="24"/>
          <w:szCs w:val="24"/>
          <w:rPrChange w:id="223" w:author="Gary Zhang" w:date="2026-07-24T15:55:00Z" w16du:dateUtc="2026-07-24T07:55:00Z">
            <w:rPr>
              <w:rFonts w:ascii="Calibri" w:eastAsia="STXihei" w:hAnsi="Calibri" w:cs="Calibri"/>
              <w:sz w:val="24"/>
              <w:szCs w:val="24"/>
            </w:rPr>
          </w:rPrChange>
        </w:rPr>
        <w:t>个工作日</w:t>
      </w:r>
      <w:del w:id="224" w:author="Gary Zhang" w:date="2026-07-24T14:53:00Z" w16du:dateUtc="2026-07-24T06:53:00Z">
        <w:r w:rsidRPr="00304F25" w:rsidDel="00C25985">
          <w:rPr>
            <w:rFonts w:eastAsia="STXihei" w:cs="Calibri"/>
            <w:sz w:val="24"/>
            <w:szCs w:val="24"/>
            <w:rPrChange w:id="225" w:author="Gary Zhang" w:date="2026-07-24T15:55:00Z" w16du:dateUtc="2026-07-24T07:55:00Z">
              <w:rPr>
                <w:rFonts w:ascii="Calibri" w:eastAsia="STXihei" w:hAnsi="Calibri" w:cs="Calibri"/>
                <w:sz w:val="24"/>
                <w:szCs w:val="24"/>
              </w:rPr>
            </w:rPrChange>
          </w:rPr>
          <w:delText xml:space="preserve"> </w:delText>
        </w:r>
      </w:del>
      <w:r w:rsidRPr="00304F25">
        <w:rPr>
          <w:rFonts w:eastAsia="STXihei" w:cs="Calibri"/>
          <w:sz w:val="24"/>
          <w:szCs w:val="24"/>
          <w:rPrChange w:id="226" w:author="Gary Zhang" w:date="2026-07-24T15:55:00Z" w16du:dateUtc="2026-07-24T07:55:00Z">
            <w:rPr>
              <w:rFonts w:ascii="Calibri" w:eastAsia="STXihei" w:hAnsi="Calibri" w:cs="Calibri"/>
              <w:sz w:val="24"/>
              <w:szCs w:val="24"/>
            </w:rPr>
          </w:rPrChange>
        </w:rPr>
        <w:t>内完成修复并重新提交，直至验收通过。</w:t>
      </w:r>
    </w:p>
    <w:p w14:paraId="00000025" w14:textId="21859853" w:rsidR="00665EFE" w:rsidRPr="00304F25" w:rsidRDefault="001514F6">
      <w:pPr>
        <w:spacing w:line="288" w:lineRule="auto"/>
        <w:rPr>
          <w:rFonts w:eastAsia="STXihei" w:cs="Calibri"/>
          <w:sz w:val="24"/>
          <w:szCs w:val="24"/>
          <w:lang w:val="en-US"/>
          <w:rPrChange w:id="227" w:author="Gary Zhang" w:date="2026-07-24T15:55:00Z" w16du:dateUtc="2026-07-24T07:55:00Z">
            <w:rPr>
              <w:rFonts w:ascii="Calibri" w:eastAsia="STXihei" w:hAnsi="Calibri" w:cs="Calibri"/>
              <w:sz w:val="24"/>
              <w:szCs w:val="24"/>
            </w:rPr>
          </w:rPrChange>
        </w:rPr>
      </w:pPr>
      <w:ins w:id="228" w:author="Peter Zhang" w:date="2026-07-23T19:12:00Z" w16du:dateUtc="2026-07-23T11:12:00Z">
        <w:r w:rsidRPr="00304F25">
          <w:rPr>
            <w:rFonts w:eastAsia="STXihei" w:cs="Calibri" w:hint="eastAsia"/>
            <w:sz w:val="24"/>
            <w:szCs w:val="24"/>
            <w:lang w:val="en-US"/>
            <w:rPrChange w:id="229" w:author="Gary Zhang" w:date="2026-07-24T15:55:00Z" w16du:dateUtc="2026-07-24T07:55:00Z">
              <w:rPr>
                <w:rFonts w:ascii="Calibri" w:eastAsia="STXihei" w:hAnsi="Calibri" w:cs="Calibri" w:hint="eastAsia"/>
                <w:sz w:val="24"/>
                <w:szCs w:val="24"/>
                <w:lang w:val="en-US"/>
              </w:rPr>
            </w:rPrChange>
          </w:rPr>
          <w:t>3.</w:t>
        </w:r>
        <w:del w:id="230" w:author="Gary Zhang" w:date="2026-07-24T14:53:00Z" w16du:dateUtc="2026-07-24T06:53:00Z">
          <w:r w:rsidRPr="00304F25" w:rsidDel="00C25985">
            <w:rPr>
              <w:rFonts w:eastAsia="STXihei" w:cs="Calibri" w:hint="eastAsia"/>
              <w:sz w:val="24"/>
              <w:szCs w:val="24"/>
              <w:lang w:val="en-US"/>
              <w:rPrChange w:id="231" w:author="Gary Zhang" w:date="2026-07-24T15:55:00Z" w16du:dateUtc="2026-07-24T07:55:00Z">
                <w:rPr>
                  <w:rFonts w:ascii="Calibri" w:eastAsia="STXihei" w:hAnsi="Calibri" w:cs="Calibri" w:hint="eastAsia"/>
                  <w:sz w:val="24"/>
                  <w:szCs w:val="24"/>
                  <w:lang w:val="en-US"/>
                </w:rPr>
              </w:rPrChange>
            </w:rPr>
            <w:delText xml:space="preserve"> </w:delText>
          </w:r>
        </w:del>
        <w:r w:rsidRPr="00304F25">
          <w:rPr>
            <w:rFonts w:eastAsia="STXihei" w:cs="Calibri" w:hint="eastAsia"/>
            <w:sz w:val="24"/>
            <w:szCs w:val="24"/>
            <w:lang w:val="en-US"/>
            <w:rPrChange w:id="232" w:author="Gary Zhang" w:date="2026-07-24T15:55:00Z" w16du:dateUtc="2026-07-24T07:55:00Z">
              <w:rPr>
                <w:rFonts w:ascii="Calibri" w:eastAsia="STXihei" w:hAnsi="Calibri" w:cs="Calibri" w:hint="eastAsia"/>
                <w:sz w:val="24"/>
                <w:szCs w:val="24"/>
                <w:lang w:val="en-US"/>
              </w:rPr>
            </w:rPrChange>
          </w:rPr>
          <w:t>具体交付内容及</w:t>
        </w:r>
      </w:ins>
      <w:ins w:id="233" w:author="Peter Zhang" w:date="2026-07-23T19:13:00Z" w16du:dateUtc="2026-07-23T11:13:00Z">
        <w:r w:rsidRPr="00304F25">
          <w:rPr>
            <w:rFonts w:eastAsia="STXihei" w:cs="Calibri" w:hint="eastAsia"/>
            <w:sz w:val="24"/>
            <w:szCs w:val="24"/>
            <w:lang w:val="en-US"/>
            <w:rPrChange w:id="234" w:author="Gary Zhang" w:date="2026-07-24T15:55:00Z" w16du:dateUtc="2026-07-24T07:55:00Z">
              <w:rPr>
                <w:rFonts w:ascii="Calibri" w:eastAsia="STXihei" w:hAnsi="Calibri" w:cs="Calibri" w:hint="eastAsia"/>
                <w:sz w:val="24"/>
                <w:szCs w:val="24"/>
                <w:lang w:val="en-US"/>
              </w:rPr>
            </w:rPrChange>
          </w:rPr>
          <w:t>时间点以</w:t>
        </w:r>
      </w:ins>
      <w:ins w:id="235" w:author="Peter Zhang" w:date="2026-07-23T19:21:00Z" w16du:dateUtc="2026-07-23T11:21:00Z">
        <w:r w:rsidR="00D01988" w:rsidRPr="00304F25">
          <w:rPr>
            <w:rFonts w:eastAsia="STXihei" w:cs="Calibri" w:hint="eastAsia"/>
            <w:sz w:val="24"/>
            <w:szCs w:val="24"/>
            <w:lang w:val="en-US"/>
            <w:rPrChange w:id="236" w:author="Gary Zhang" w:date="2026-07-24T15:55:00Z" w16du:dateUtc="2026-07-24T07:55:00Z">
              <w:rPr>
                <w:rFonts w:ascii="Calibri" w:eastAsia="STXihei" w:hAnsi="Calibri" w:cs="Calibri" w:hint="eastAsia"/>
                <w:sz w:val="24"/>
                <w:szCs w:val="24"/>
                <w:lang w:val="en-US"/>
              </w:rPr>
            </w:rPrChange>
          </w:rPr>
          <w:t>附件一</w:t>
        </w:r>
      </w:ins>
      <w:ins w:id="237" w:author="Peter Zhang" w:date="2026-07-23T19:13:00Z" w16du:dateUtc="2026-07-23T11:13:00Z">
        <w:r w:rsidRPr="00304F25">
          <w:rPr>
            <w:rFonts w:eastAsia="STXihei" w:cs="Calibri"/>
            <w:sz w:val="24"/>
            <w:szCs w:val="24"/>
            <w:rPrChange w:id="238" w:author="Gary Zhang" w:date="2026-07-24T15:55:00Z" w16du:dateUtc="2026-07-24T07:55:00Z">
              <w:rPr>
                <w:rFonts w:ascii="Calibri" w:eastAsia="STXihei" w:hAnsi="Calibri" w:cs="Calibri"/>
                <w:sz w:val="24"/>
                <w:szCs w:val="24"/>
              </w:rPr>
            </w:rPrChange>
          </w:rPr>
          <w:t>《产品需求规格书》</w:t>
        </w:r>
        <w:r w:rsidRPr="00304F25">
          <w:rPr>
            <w:rFonts w:eastAsia="STXihei" w:cs="Calibri" w:hint="eastAsia"/>
            <w:sz w:val="24"/>
            <w:szCs w:val="24"/>
            <w:rPrChange w:id="239" w:author="Gary Zhang" w:date="2026-07-24T15:55:00Z" w16du:dateUtc="2026-07-24T07:55:00Z">
              <w:rPr>
                <w:rFonts w:ascii="Calibri" w:eastAsia="STXihei" w:hAnsi="Calibri" w:cs="Calibri" w:hint="eastAsia"/>
                <w:sz w:val="24"/>
                <w:szCs w:val="24"/>
              </w:rPr>
            </w:rPrChange>
          </w:rPr>
          <w:t>为准。</w:t>
        </w:r>
      </w:ins>
    </w:p>
    <w:p w14:paraId="00000026" w14:textId="77777777" w:rsidR="00665EFE" w:rsidRPr="00304F25" w:rsidRDefault="00000000" w:rsidP="00204192">
      <w:pPr>
        <w:pStyle w:val="Heading2"/>
        <w:rPr>
          <w:rFonts w:eastAsia="STXihei"/>
          <w:rPrChange w:id="240" w:author="Gary Zhang" w:date="2026-07-24T15:55:00Z" w16du:dateUtc="2026-07-24T07:55:00Z">
            <w:rPr/>
          </w:rPrChange>
        </w:rPr>
      </w:pPr>
      <w:r w:rsidRPr="00304F25">
        <w:rPr>
          <w:rFonts w:eastAsia="STXihei"/>
          <w:rPrChange w:id="241" w:author="Gary Zhang" w:date="2026-07-24T15:55:00Z" w16du:dateUtc="2026-07-24T07:55:00Z">
            <w:rPr/>
          </w:rPrChange>
        </w:rPr>
        <w:t>第四条</w:t>
      </w:r>
      <w:del w:id="242" w:author="Gary Zhang" w:date="2026-07-24T14:53:00Z" w16du:dateUtc="2026-07-24T06:53:00Z">
        <w:r w:rsidRPr="00304F25" w:rsidDel="00C25985">
          <w:rPr>
            <w:rFonts w:eastAsia="STXihei"/>
            <w:rPrChange w:id="243" w:author="Gary Zhang" w:date="2026-07-24T15:55:00Z" w16du:dateUtc="2026-07-24T07:55:00Z">
              <w:rPr/>
            </w:rPrChange>
          </w:rPr>
          <w:delText xml:space="preserve"> </w:delText>
        </w:r>
      </w:del>
      <w:r w:rsidRPr="00304F25">
        <w:rPr>
          <w:rFonts w:eastAsia="STXihei"/>
          <w:rPrChange w:id="244" w:author="Gary Zhang" w:date="2026-07-24T15:55:00Z" w16du:dateUtc="2026-07-24T07:55:00Z">
            <w:rPr/>
          </w:rPrChange>
        </w:rPr>
        <w:t>费用与支付方式</w:t>
      </w:r>
    </w:p>
    <w:p w14:paraId="00000027" w14:textId="77777777" w:rsidR="00665EFE" w:rsidRPr="00304F25" w:rsidRDefault="00665EFE">
      <w:pPr>
        <w:spacing w:line="288" w:lineRule="auto"/>
        <w:rPr>
          <w:rFonts w:eastAsia="STXihei" w:cs="Calibri"/>
          <w:sz w:val="24"/>
          <w:szCs w:val="24"/>
          <w:rPrChange w:id="245" w:author="Gary Zhang" w:date="2026-07-24T15:55:00Z" w16du:dateUtc="2026-07-24T07:55:00Z">
            <w:rPr>
              <w:rFonts w:ascii="Calibri" w:eastAsia="STXihei" w:hAnsi="Calibri" w:cs="Calibri"/>
              <w:sz w:val="24"/>
              <w:szCs w:val="24"/>
            </w:rPr>
          </w:rPrChange>
        </w:rPr>
      </w:pPr>
    </w:p>
    <w:p w14:paraId="00000028" w14:textId="77777777" w:rsidR="00665EFE" w:rsidRPr="00304F25" w:rsidRDefault="00000000">
      <w:pPr>
        <w:spacing w:line="288" w:lineRule="auto"/>
        <w:rPr>
          <w:rFonts w:eastAsia="STXihei" w:cs="Calibri"/>
          <w:sz w:val="24"/>
          <w:szCs w:val="24"/>
          <w:rPrChange w:id="246" w:author="Gary Zhang" w:date="2026-07-24T15:55:00Z" w16du:dateUtc="2026-07-24T07:55:00Z">
            <w:rPr>
              <w:rFonts w:ascii="Calibri" w:eastAsia="STXihei" w:hAnsi="Calibri" w:cs="Calibri"/>
              <w:sz w:val="24"/>
              <w:szCs w:val="24"/>
            </w:rPr>
          </w:rPrChange>
        </w:rPr>
      </w:pPr>
      <w:r>
        <w:rPr>
          <w:rPr>
            <w:rFonts w:eastAsia="STXihei" w:cs="Calibri"/>
            <w:sz w:val="24"/>
            <w:szCs w:val="24"/>
            <w:rPrChange w:id="247" w:author="Gary Zhang" w:date="2026-07-24T15:55:00Z" w16du:dateUtc="2026-07-24T07:55:00Z">
              <w:rPr>
                <w:rFonts w:ascii="Calibri" w:eastAsia="STXihei" w:hAnsi="Calibri" w:cs="Calibri"/>
                <w:sz w:val="24"/>
                <w:szCs w:val="24"/>
              </w:rPr>
            </w:rPrChange>
          </w:rPr>
          <w:highlight w:val="yellow"/>
        </w:rPr>
        <w:t>1.合同总金额：人民币壹拾贰万元整（¥120,000.00）。</w:t>
      </w:r>
    </w:p>
    <w:p w14:paraId="00000029" w14:textId="77777777" w:rsidR="00665EFE" w:rsidRPr="00304F25" w:rsidRDefault="00000000">
      <w:pPr>
        <w:spacing w:line="288" w:lineRule="auto"/>
        <w:rPr>
          <w:rFonts w:eastAsia="STXihei" w:cs="Calibri"/>
          <w:sz w:val="24"/>
          <w:szCs w:val="24"/>
          <w:rPrChange w:id="256" w:author="Gary Zhang" w:date="2026-07-24T15:55:00Z" w16du:dateUtc="2026-07-24T07:55:00Z">
            <w:rPr>
              <w:rFonts w:ascii="Calibri" w:eastAsia="STXihei" w:hAnsi="Calibri" w:cs="Calibri"/>
              <w:sz w:val="24"/>
              <w:szCs w:val="24"/>
            </w:rPr>
          </w:rPrChange>
        </w:rPr>
      </w:pPr>
      <w:r w:rsidRPr="00304F25">
        <w:rPr>
          <w:rFonts w:eastAsia="STXihei" w:cs="Calibri"/>
          <w:sz w:val="24"/>
          <w:szCs w:val="24"/>
          <w:rPrChange w:id="257" w:author="Gary Zhang" w:date="2026-07-24T15:55:00Z" w16du:dateUtc="2026-07-24T07:55:00Z">
            <w:rPr>
              <w:rFonts w:ascii="Calibri" w:eastAsia="STXihei" w:hAnsi="Calibri" w:cs="Calibri"/>
              <w:sz w:val="24"/>
              <w:szCs w:val="24"/>
            </w:rPr>
          </w:rPrChange>
        </w:rPr>
        <w:t>2.</w:t>
      </w:r>
      <w:del w:id="258" w:author="Gary Zhang" w:date="2026-07-24T14:53:00Z" w16du:dateUtc="2026-07-24T06:53:00Z">
        <w:r w:rsidRPr="00304F25" w:rsidDel="00C25985">
          <w:rPr>
            <w:rFonts w:eastAsia="STXihei" w:cs="Calibri"/>
            <w:sz w:val="24"/>
            <w:szCs w:val="24"/>
            <w:rPrChange w:id="259" w:author="Gary Zhang" w:date="2026-07-24T15:55:00Z" w16du:dateUtc="2026-07-24T07:55:00Z">
              <w:rPr>
                <w:rFonts w:ascii="Calibri" w:eastAsia="STXihei" w:hAnsi="Calibri" w:cs="Calibri"/>
                <w:sz w:val="24"/>
                <w:szCs w:val="24"/>
              </w:rPr>
            </w:rPrChange>
          </w:rPr>
          <w:delText xml:space="preserve">  </w:delText>
        </w:r>
      </w:del>
      <w:r w:rsidRPr="00304F25">
        <w:rPr>
          <w:rFonts w:eastAsia="STXihei" w:cs="Calibri"/>
          <w:sz w:val="24"/>
          <w:szCs w:val="24"/>
          <w:rPrChange w:id="260" w:author="Gary Zhang" w:date="2026-07-24T15:55:00Z" w16du:dateUtc="2026-07-24T07:55:00Z">
            <w:rPr>
              <w:rFonts w:ascii="Calibri" w:eastAsia="STXihei" w:hAnsi="Calibri" w:cs="Calibri"/>
              <w:sz w:val="24"/>
              <w:szCs w:val="24"/>
            </w:rPr>
          </w:rPrChange>
        </w:rPr>
        <w:t>支付节点：</w:t>
      </w:r>
    </w:p>
    <w:p w14:paraId="0000002A" w14:textId="77777777" w:rsidR="00665EFE" w:rsidRPr="00304F25" w:rsidRDefault="00000000">
      <w:pPr>
        <w:spacing w:line="288" w:lineRule="auto"/>
        <w:rPr>
          <w:rFonts w:eastAsia="STXihei" w:cs="Calibri"/>
          <w:sz w:val="24"/>
          <w:szCs w:val="24"/>
          <w:rPrChange w:id="261" w:author="Gary Zhang" w:date="2026-07-24T15:55:00Z" w16du:dateUtc="2026-07-24T07:55:00Z">
            <w:rPr>
              <w:rFonts w:ascii="Calibri" w:eastAsia="STXihei" w:hAnsi="Calibri" w:cs="Calibri"/>
              <w:sz w:val="24"/>
              <w:szCs w:val="24"/>
            </w:rPr>
          </w:rPrChange>
        </w:rPr>
      </w:pPr>
      <w:r>
        <w:rPr>
          <w:rPr>
            <w:rFonts w:eastAsia="STXihei" w:cs="Calibri"/>
            <w:sz w:val="24"/>
            <w:szCs w:val="24"/>
            <w:rPrChange w:id="264" w:author="Gary Zhang" w:date="2026-07-24T15:55:00Z" w16du:dateUtc="2026-07-24T07:55:00Z">
              <w:rPr>
                <w:rFonts w:ascii="Calibri" w:eastAsia="STXihei" w:hAnsi="Calibri" w:cs="Calibri"/>
                <w:sz w:val="24"/>
                <w:szCs w:val="24"/>
              </w:rPr>
            </w:rPrChange>
          </w:rPr>
          <w:highlight w:val="yellow"/>
        </w:rPr>
        <w:t>第一期：本合同签订生效后3个工作日内，甲方向乙方支付合同总金额的40%，即人民币肆万捌仟元整（¥48,000.00）。</w:t>
      </w:r>
    </w:p>
    <w:p w14:paraId="0000002B" w14:textId="310EC856" w:rsidR="00665EFE" w:rsidRPr="00304F25" w:rsidRDefault="00000000">
      <w:pPr>
        <w:spacing w:line="288" w:lineRule="auto"/>
        <w:rPr>
          <w:rFonts w:eastAsia="STXihei" w:cs="Calibri"/>
          <w:sz w:val="24"/>
          <w:szCs w:val="24"/>
          <w:rPrChange w:id="273" w:author="Gary Zhang" w:date="2026-07-24T15:55:00Z" w16du:dateUtc="2026-07-24T07:55:00Z">
            <w:rPr>
              <w:rFonts w:ascii="Calibri" w:eastAsia="STXihei" w:hAnsi="Calibri" w:cs="Calibri"/>
              <w:sz w:val="24"/>
              <w:szCs w:val="24"/>
            </w:rPr>
          </w:rPrChange>
        </w:rPr>
      </w:pPr>
      <w:r>
        <w:rPr>
          <w:rPr>
            <w:rFonts w:eastAsia="STXihei" w:cs="Calibri"/>
            <w:sz w:val="24"/>
            <w:szCs w:val="24"/>
            <w:rPrChange w:id="276" w:author="Gary Zhang" w:date="2026-07-24T15:55:00Z" w16du:dateUtc="2026-07-24T07:55:00Z">
              <w:rPr>
                <w:rFonts w:ascii="Calibri" w:eastAsia="STXihei" w:hAnsi="Calibri" w:cs="Calibri"/>
                <w:sz w:val="24"/>
                <w:szCs w:val="24"/>
              </w:rPr>
            </w:rPrChange>
          </w:rPr>
          <w:highlight w:val="yellow"/>
        </w:rPr>
        <w:t>第二期：乙方“深蓝系统”Beta版并经甲方初步核验后3个工作日内，甲方向乙方支付合同总金额的30%，即人民币叁万陆仟元整（¥36,000.00）。</w:t>
      </w:r>
    </w:p>
    <w:p w14:paraId="0000002C" w14:textId="56E29352" w:rsidR="00665EFE" w:rsidRPr="00304F25" w:rsidRDefault="00000000">
      <w:pPr>
        <w:spacing w:line="288" w:lineRule="auto"/>
        <w:rPr>
          <w:rFonts w:eastAsia="STXihei" w:cs="Calibri"/>
          <w:sz w:val="24"/>
          <w:szCs w:val="24"/>
          <w:rPrChange w:id="302" w:author="Gary Zhang" w:date="2026-07-24T15:55:00Z" w16du:dateUtc="2026-07-24T07:55:00Z">
            <w:rPr>
              <w:rFonts w:ascii="Calibri" w:eastAsia="STXihei" w:hAnsi="Calibri" w:cs="Calibri"/>
              <w:sz w:val="24"/>
              <w:szCs w:val="24"/>
            </w:rPr>
          </w:rPrChange>
        </w:rPr>
      </w:pPr>
      <w:r>
        <w:rPr>
          <w:rPr>
            <w:rFonts w:eastAsia="STXihei" w:cs="Calibri"/>
            <w:sz w:val="24"/>
            <w:szCs w:val="24"/>
            <w:rPrChange w:id="305" w:author="Gary Zhang" w:date="2026-07-24T15:55:00Z" w16du:dateUtc="2026-07-24T07:55:00Z">
              <w:rPr>
                <w:rFonts w:ascii="Calibri" w:eastAsia="STXihei" w:hAnsi="Calibri" w:cs="Calibri"/>
                <w:sz w:val="24"/>
                <w:szCs w:val="24"/>
              </w:rPr>
            </w:rPrChange>
          </w:rPr>
          <w:highlight w:val="yellow"/>
        </w:rPr>
        <w:t>第三期：乙方完成本合同约定的截至2026年8月31日全部交付内容，并经甲方最终验收合格后3个工作日内，甲方向乙方支付合同尾款，即合同总金额的30%，即人民币叁万陆仟元整（¥36,000.00）。</w:t>
      </w:r>
    </w:p>
    <w:p w14:paraId="0000002D" w14:textId="77777777" w:rsidR="00665EFE" w:rsidRPr="00304F25" w:rsidRDefault="00000000">
      <w:pPr>
        <w:spacing w:line="288" w:lineRule="auto"/>
        <w:rPr>
          <w:rFonts w:eastAsia="STXihei" w:cs="Calibri"/>
          <w:color w:val="0F1115"/>
          <w:sz w:val="24"/>
          <w:szCs w:val="24"/>
          <w:rPrChange w:id="323" w:author="Gary Zhang" w:date="2026-07-24T15:55:00Z" w16du:dateUtc="2026-07-24T07:55:00Z">
            <w:rPr>
              <w:rFonts w:ascii="Calibri" w:eastAsia="STXihei" w:hAnsi="Calibri" w:cs="Calibri"/>
              <w:color w:val="0F1115"/>
              <w:sz w:val="24"/>
              <w:szCs w:val="24"/>
            </w:rPr>
          </w:rPrChange>
        </w:rPr>
      </w:pPr>
      <w:r w:rsidRPr="00304F25">
        <w:rPr>
          <w:rFonts w:eastAsia="STXihei" w:cs="Calibri"/>
          <w:sz w:val="24"/>
          <w:szCs w:val="24"/>
          <w:rPrChange w:id="324" w:author="Gary Zhang" w:date="2026-07-24T15:55:00Z" w16du:dateUtc="2026-07-24T07:55:00Z">
            <w:rPr>
              <w:rFonts w:ascii="Calibri" w:eastAsia="STXihei" w:hAnsi="Calibri" w:cs="Calibri"/>
              <w:sz w:val="24"/>
              <w:szCs w:val="24"/>
            </w:rPr>
          </w:rPrChange>
        </w:rPr>
        <w:t>3.</w:t>
      </w:r>
      <w:del w:id="325" w:author="Gary Zhang" w:date="2026-07-24T14:53:00Z" w16du:dateUtc="2026-07-24T06:53:00Z">
        <w:r w:rsidRPr="00304F25" w:rsidDel="00C25985">
          <w:rPr>
            <w:rFonts w:eastAsia="STXihei" w:cs="Calibri"/>
            <w:sz w:val="24"/>
            <w:szCs w:val="24"/>
            <w:rPrChange w:id="326" w:author="Gary Zhang" w:date="2026-07-24T15:55:00Z" w16du:dateUtc="2026-07-24T07:55:00Z">
              <w:rPr>
                <w:rFonts w:ascii="Calibri" w:eastAsia="STXihei" w:hAnsi="Calibri" w:cs="Calibri"/>
                <w:sz w:val="24"/>
                <w:szCs w:val="24"/>
              </w:rPr>
            </w:rPrChange>
          </w:rPr>
          <w:delText xml:space="preserve">  </w:delText>
        </w:r>
      </w:del>
      <w:r w:rsidRPr="00304F25">
        <w:rPr>
          <w:rFonts w:eastAsia="STXihei" w:cs="Calibri"/>
          <w:color w:val="0F1115"/>
          <w:sz w:val="24"/>
          <w:szCs w:val="24"/>
          <w:rPrChange w:id="327" w:author="Gary Zhang" w:date="2026-07-24T15:55:00Z" w16du:dateUtc="2026-07-24T07:55:00Z">
            <w:rPr>
              <w:rFonts w:ascii="Calibri" w:eastAsia="STXihei" w:hAnsi="Calibri" w:cs="Calibri"/>
              <w:color w:val="0F1115"/>
              <w:sz w:val="24"/>
              <w:szCs w:val="24"/>
            </w:rPr>
          </w:rPrChange>
        </w:rPr>
        <w:t>发票开具：</w:t>
      </w:r>
    </w:p>
    <w:p w14:paraId="0000002E" w14:textId="77777777" w:rsidR="00665EFE" w:rsidRPr="00304F25" w:rsidRDefault="00000000">
      <w:pPr>
        <w:spacing w:line="288" w:lineRule="auto"/>
        <w:ind w:firstLine="720"/>
        <w:rPr>
          <w:rFonts w:eastAsia="STXihei" w:cs="Calibri"/>
          <w:color w:val="0F1115"/>
          <w:sz w:val="24"/>
          <w:szCs w:val="24"/>
          <w:rPrChange w:id="328" w:author="Gary Zhang" w:date="2026-07-24T15:55:00Z" w16du:dateUtc="2026-07-24T07:55:00Z">
            <w:rPr>
              <w:rFonts w:ascii="Calibri" w:eastAsia="STXihei" w:hAnsi="Calibri" w:cs="Calibri"/>
              <w:color w:val="0F1115"/>
              <w:sz w:val="24"/>
              <w:szCs w:val="24"/>
            </w:rPr>
          </w:rPrChange>
        </w:rPr>
      </w:pPr>
      <w:r w:rsidRPr="00304F25">
        <w:rPr>
          <w:rFonts w:eastAsia="STXihei" w:cs="Calibri"/>
          <w:color w:val="0F1115"/>
          <w:sz w:val="24"/>
          <w:szCs w:val="24"/>
          <w:rPrChange w:id="329" w:author="Gary Zhang" w:date="2026-07-24T15:55:00Z" w16du:dateUtc="2026-07-24T07:55:00Z">
            <w:rPr>
              <w:rFonts w:ascii="Calibri" w:eastAsia="STXihei" w:hAnsi="Calibri" w:cs="Calibri"/>
              <w:color w:val="0F1115"/>
              <w:sz w:val="24"/>
              <w:szCs w:val="24"/>
            </w:rPr>
          </w:rPrChange>
        </w:rPr>
        <w:t>发票类型：乙方应向甲方开具增值税专用发票</w:t>
      </w:r>
      <w:del w:id="330" w:author="Gary Zhang" w:date="2026-07-24T14:53:00Z" w16du:dateUtc="2026-07-24T06:53:00Z">
        <w:r w:rsidRPr="00304F25" w:rsidDel="00C25985">
          <w:rPr>
            <w:rFonts w:eastAsia="STXihei" w:cs="Calibri"/>
            <w:color w:val="0F1115"/>
            <w:sz w:val="24"/>
            <w:szCs w:val="24"/>
            <w:rPrChange w:id="331" w:author="Gary Zhang" w:date="2026-07-24T15:55:00Z" w16du:dateUtc="2026-07-24T07:55:00Z">
              <w:rPr>
                <w:rFonts w:ascii="Calibri" w:eastAsia="STXihei" w:hAnsi="Calibri" w:cs="Calibri"/>
                <w:color w:val="0F1115"/>
                <w:sz w:val="24"/>
                <w:szCs w:val="24"/>
              </w:rPr>
            </w:rPrChange>
          </w:rPr>
          <w:delText xml:space="preserve"> </w:delText>
        </w:r>
      </w:del>
      <w:r w:rsidRPr="00304F25">
        <w:rPr>
          <w:rFonts w:eastAsia="STXihei" w:cs="Calibri"/>
          <w:color w:val="0F1115"/>
          <w:sz w:val="24"/>
          <w:szCs w:val="24"/>
          <w:rPrChange w:id="332" w:author="Gary Zhang" w:date="2026-07-24T15:55:00Z" w16du:dateUtc="2026-07-24T07:55:00Z">
            <w:rPr>
              <w:rFonts w:ascii="Calibri" w:eastAsia="STXihei" w:hAnsi="Calibri" w:cs="Calibri"/>
              <w:color w:val="0F1115"/>
              <w:sz w:val="24"/>
              <w:szCs w:val="24"/>
            </w:rPr>
          </w:rPrChange>
        </w:rPr>
        <w:t>/</w:t>
      </w:r>
      <w:del w:id="333" w:author="Gary Zhang" w:date="2026-07-24T14:53:00Z" w16du:dateUtc="2026-07-24T06:53:00Z">
        <w:r w:rsidRPr="00304F25" w:rsidDel="00C25985">
          <w:rPr>
            <w:rFonts w:eastAsia="STXihei" w:cs="Calibri"/>
            <w:color w:val="0F1115"/>
            <w:sz w:val="24"/>
            <w:szCs w:val="24"/>
            <w:rPrChange w:id="334" w:author="Gary Zhang" w:date="2026-07-24T15:55:00Z" w16du:dateUtc="2026-07-24T07:55:00Z">
              <w:rPr>
                <w:rFonts w:ascii="Calibri" w:eastAsia="STXihei" w:hAnsi="Calibri" w:cs="Calibri"/>
                <w:color w:val="0F1115"/>
                <w:sz w:val="24"/>
                <w:szCs w:val="24"/>
              </w:rPr>
            </w:rPrChange>
          </w:rPr>
          <w:delText xml:space="preserve"> </w:delText>
        </w:r>
      </w:del>
      <w:r w:rsidRPr="00304F25">
        <w:rPr>
          <w:rFonts w:eastAsia="STXihei" w:cs="Calibri"/>
          <w:color w:val="0F1115"/>
          <w:sz w:val="24"/>
          <w:szCs w:val="24"/>
          <w:rPrChange w:id="335" w:author="Gary Zhang" w:date="2026-07-24T15:55:00Z" w16du:dateUtc="2026-07-24T07:55:00Z">
            <w:rPr>
              <w:rFonts w:ascii="Calibri" w:eastAsia="STXihei" w:hAnsi="Calibri" w:cs="Calibri"/>
              <w:color w:val="0F1115"/>
              <w:sz w:val="24"/>
              <w:szCs w:val="24"/>
            </w:rPr>
          </w:rPrChange>
        </w:rPr>
        <w:t>增值税普通发票。</w:t>
      </w:r>
    </w:p>
    <w:p w14:paraId="0000002F" w14:textId="77777777" w:rsidR="00665EFE" w:rsidRPr="00304F25" w:rsidRDefault="00000000">
      <w:pPr>
        <w:spacing w:line="288" w:lineRule="auto"/>
        <w:ind w:firstLine="720"/>
        <w:rPr>
          <w:rFonts w:eastAsia="STXihei" w:cs="Calibri"/>
          <w:color w:val="0F1115"/>
          <w:sz w:val="24"/>
          <w:szCs w:val="24"/>
          <w:rPrChange w:id="336" w:author="Gary Zhang" w:date="2026-07-24T15:55:00Z" w16du:dateUtc="2026-07-24T07:55:00Z">
            <w:rPr>
              <w:rFonts w:ascii="Calibri" w:eastAsia="STXihei" w:hAnsi="Calibri" w:cs="Calibri"/>
              <w:color w:val="0F1115"/>
              <w:sz w:val="24"/>
              <w:szCs w:val="24"/>
            </w:rPr>
          </w:rPrChange>
        </w:rPr>
      </w:pPr>
      <w:r w:rsidRPr="00304F25">
        <w:rPr>
          <w:rFonts w:eastAsia="STXihei" w:cs="Calibri"/>
          <w:color w:val="0F1115"/>
          <w:sz w:val="24"/>
          <w:szCs w:val="24"/>
          <w:rPrChange w:id="337" w:author="Gary Zhang" w:date="2026-07-24T15:55:00Z" w16du:dateUtc="2026-07-24T07:55:00Z">
            <w:rPr>
              <w:rFonts w:ascii="Calibri" w:eastAsia="STXihei" w:hAnsi="Calibri" w:cs="Calibri"/>
              <w:color w:val="0F1115"/>
              <w:sz w:val="24"/>
              <w:szCs w:val="24"/>
            </w:rPr>
          </w:rPrChange>
        </w:rPr>
        <w:t>开票内容：</w:t>
      </w:r>
      <w:r w:rsidRPr="00304F25">
        <w:rPr>
          <w:rFonts w:eastAsia="STXihei" w:cs="Calibri"/>
          <w:color w:val="0F1115"/>
          <w:sz w:val="24"/>
          <w:szCs w:val="24"/>
          <w:rPrChange w:id="338" w:author="Gary Zhang" w:date="2026-07-24T15:55:00Z" w16du:dateUtc="2026-07-24T07:55:00Z">
            <w:rPr>
              <w:rFonts w:ascii="Calibri" w:eastAsia="STXihei" w:hAnsi="Calibri" w:cs="Calibri"/>
              <w:color w:val="0F1115"/>
              <w:sz w:val="24"/>
              <w:szCs w:val="24"/>
            </w:rPr>
          </w:rPrChange>
        </w:rPr>
        <w:t>*</w:t>
      </w:r>
      <w:r w:rsidRPr="00304F25">
        <w:rPr>
          <w:rFonts w:eastAsia="STXihei" w:cs="Calibri"/>
          <w:color w:val="0F1115"/>
          <w:sz w:val="24"/>
          <w:szCs w:val="24"/>
          <w:rPrChange w:id="339" w:author="Gary Zhang" w:date="2026-07-24T15:55:00Z" w16du:dateUtc="2026-07-24T07:55:00Z">
            <w:rPr>
              <w:rFonts w:ascii="Calibri" w:eastAsia="STXihei" w:hAnsi="Calibri" w:cs="Calibri"/>
              <w:color w:val="0F1115"/>
              <w:sz w:val="24"/>
              <w:szCs w:val="24"/>
            </w:rPr>
          </w:rPrChange>
        </w:rPr>
        <w:t>软件开发服务费</w:t>
      </w:r>
      <w:del w:id="340" w:author="Gary Zhang" w:date="2026-07-24T14:53:00Z" w16du:dateUtc="2026-07-24T06:53:00Z">
        <w:r w:rsidRPr="00304F25" w:rsidDel="00C25985">
          <w:rPr>
            <w:rFonts w:eastAsia="STXihei" w:cs="Calibri"/>
            <w:color w:val="0F1115"/>
            <w:sz w:val="24"/>
            <w:szCs w:val="24"/>
            <w:rPrChange w:id="341" w:author="Gary Zhang" w:date="2026-07-24T15:55:00Z" w16du:dateUtc="2026-07-24T07:55:00Z">
              <w:rPr>
                <w:rFonts w:ascii="Calibri" w:eastAsia="STXihei" w:hAnsi="Calibri" w:cs="Calibri"/>
                <w:color w:val="0F1115"/>
                <w:sz w:val="24"/>
                <w:szCs w:val="24"/>
              </w:rPr>
            </w:rPrChange>
          </w:rPr>
          <w:delText xml:space="preserve"> </w:delText>
        </w:r>
      </w:del>
      <w:r w:rsidRPr="00304F25">
        <w:rPr>
          <w:rFonts w:eastAsia="STXihei" w:cs="Calibri"/>
          <w:color w:val="0F1115"/>
          <w:sz w:val="24"/>
          <w:szCs w:val="24"/>
          <w:rPrChange w:id="342" w:author="Gary Zhang" w:date="2026-07-24T15:55:00Z" w16du:dateUtc="2026-07-24T07:55:00Z">
            <w:rPr>
              <w:rFonts w:ascii="Calibri" w:eastAsia="STXihei" w:hAnsi="Calibri" w:cs="Calibri"/>
              <w:color w:val="0F1115"/>
              <w:sz w:val="24"/>
              <w:szCs w:val="24"/>
            </w:rPr>
          </w:rPrChange>
        </w:rPr>
        <w:t>或</w:t>
      </w:r>
      <w:del w:id="343" w:author="Gary Zhang" w:date="2026-07-24T14:53:00Z" w16du:dateUtc="2026-07-24T06:53:00Z">
        <w:r w:rsidRPr="00304F25" w:rsidDel="00C25985">
          <w:rPr>
            <w:rFonts w:eastAsia="STXihei" w:cs="Calibri"/>
            <w:color w:val="0F1115"/>
            <w:sz w:val="24"/>
            <w:szCs w:val="24"/>
            <w:rPrChange w:id="344" w:author="Gary Zhang" w:date="2026-07-24T15:55:00Z" w16du:dateUtc="2026-07-24T07:55:00Z">
              <w:rPr>
                <w:rFonts w:ascii="Calibri" w:eastAsia="STXihei" w:hAnsi="Calibri" w:cs="Calibri"/>
                <w:color w:val="0F1115"/>
                <w:sz w:val="24"/>
                <w:szCs w:val="24"/>
              </w:rPr>
            </w:rPrChange>
          </w:rPr>
          <w:delText xml:space="preserve"> </w:delText>
        </w:r>
      </w:del>
      <w:r w:rsidRPr="00304F25">
        <w:rPr>
          <w:rFonts w:eastAsia="STXihei" w:cs="Calibri"/>
          <w:color w:val="0F1115"/>
          <w:sz w:val="24"/>
          <w:szCs w:val="24"/>
          <w:rPrChange w:id="345" w:author="Gary Zhang" w:date="2026-07-24T15:55:00Z" w16du:dateUtc="2026-07-24T07:55:00Z">
            <w:rPr>
              <w:rFonts w:ascii="Calibri" w:eastAsia="STXihei" w:hAnsi="Calibri" w:cs="Calibri"/>
              <w:color w:val="0F1115"/>
              <w:sz w:val="24"/>
              <w:szCs w:val="24"/>
            </w:rPr>
          </w:rPrChange>
        </w:rPr>
        <w:t>*</w:t>
      </w:r>
      <w:r w:rsidRPr="00304F25">
        <w:rPr>
          <w:rFonts w:eastAsia="STXihei" w:cs="Calibri"/>
          <w:color w:val="0F1115"/>
          <w:sz w:val="24"/>
          <w:szCs w:val="24"/>
          <w:rPrChange w:id="346" w:author="Gary Zhang" w:date="2026-07-24T15:55:00Z" w16du:dateUtc="2026-07-24T07:55:00Z">
            <w:rPr>
              <w:rFonts w:ascii="Calibri" w:eastAsia="STXihei" w:hAnsi="Calibri" w:cs="Calibri"/>
              <w:color w:val="0F1115"/>
              <w:sz w:val="24"/>
              <w:szCs w:val="24"/>
            </w:rPr>
          </w:rPrChange>
        </w:rPr>
        <w:t>信息技术服务费。</w:t>
      </w:r>
    </w:p>
    <w:p w14:paraId="00000030" w14:textId="77777777" w:rsidR="00665EFE" w:rsidRPr="00304F25" w:rsidRDefault="00000000">
      <w:pPr>
        <w:spacing w:line="288" w:lineRule="auto"/>
        <w:ind w:firstLine="720"/>
        <w:rPr>
          <w:rFonts w:eastAsia="STXihei" w:cs="Calibri"/>
          <w:sz w:val="24"/>
          <w:szCs w:val="24"/>
          <w:rPrChange w:id="347" w:author="Gary Zhang" w:date="2026-07-24T15:55:00Z" w16du:dateUtc="2026-07-24T07:55:00Z">
            <w:rPr>
              <w:rFonts w:ascii="Calibri" w:eastAsia="STXihei" w:hAnsi="Calibri" w:cs="Calibri"/>
              <w:sz w:val="24"/>
              <w:szCs w:val="24"/>
            </w:rPr>
          </w:rPrChange>
        </w:rPr>
      </w:pPr>
      <w:r w:rsidRPr="00304F25">
        <w:rPr>
          <w:rFonts w:eastAsia="STXihei" w:cs="Calibri"/>
          <w:color w:val="0F1115"/>
          <w:sz w:val="24"/>
          <w:szCs w:val="24"/>
          <w:rPrChange w:id="348" w:author="Gary Zhang" w:date="2026-07-24T15:55:00Z" w16du:dateUtc="2026-07-24T07:55:00Z">
            <w:rPr>
              <w:rFonts w:ascii="Calibri" w:eastAsia="STXihei" w:hAnsi="Calibri" w:cs="Calibri"/>
              <w:color w:val="0F1115"/>
              <w:sz w:val="24"/>
              <w:szCs w:val="24"/>
            </w:rPr>
          </w:rPrChange>
        </w:rPr>
        <w:t>开票节点：乙方应在每次付款前，向甲方开具等额、合法的增值税发票。甲方在收到合规发票后，方启动相应付款流程。</w:t>
      </w:r>
    </w:p>
    <w:p w14:paraId="00000031" w14:textId="77777777" w:rsidR="00665EFE" w:rsidRPr="00304F25" w:rsidRDefault="00000000">
      <w:pPr>
        <w:spacing w:line="288" w:lineRule="auto"/>
        <w:rPr>
          <w:rFonts w:eastAsia="STXihei" w:cs="Calibri"/>
          <w:sz w:val="24"/>
          <w:szCs w:val="24"/>
          <w:rPrChange w:id="349" w:author="Gary Zhang" w:date="2026-07-24T15:55:00Z" w16du:dateUtc="2026-07-24T07:55:00Z">
            <w:rPr>
              <w:rFonts w:ascii="Calibri" w:eastAsia="STXihei" w:hAnsi="Calibri" w:cs="Calibri"/>
              <w:sz w:val="24"/>
              <w:szCs w:val="24"/>
            </w:rPr>
          </w:rPrChange>
        </w:rPr>
      </w:pPr>
      <w:r w:rsidRPr="00304F25">
        <w:rPr>
          <w:rFonts w:eastAsia="STXihei" w:cs="Calibri"/>
          <w:sz w:val="24"/>
          <w:szCs w:val="24"/>
          <w:rPrChange w:id="350" w:author="Gary Zhang" w:date="2026-07-24T15:55:00Z" w16du:dateUtc="2026-07-24T07:55:00Z">
            <w:rPr>
              <w:rFonts w:ascii="Calibri" w:eastAsia="STXihei" w:hAnsi="Calibri" w:cs="Calibri"/>
              <w:sz w:val="24"/>
              <w:szCs w:val="24"/>
            </w:rPr>
          </w:rPrChange>
        </w:rPr>
        <w:t>4.</w:t>
      </w:r>
      <w:del w:id="351" w:author="Gary Zhang" w:date="2026-07-24T14:53:00Z" w16du:dateUtc="2026-07-24T06:53:00Z">
        <w:r w:rsidRPr="00304F25" w:rsidDel="00C25985">
          <w:rPr>
            <w:rFonts w:eastAsia="STXihei" w:cs="Calibri"/>
            <w:sz w:val="24"/>
            <w:szCs w:val="24"/>
            <w:rPrChange w:id="352" w:author="Gary Zhang" w:date="2026-07-24T15:55:00Z" w16du:dateUtc="2026-07-24T07:55:00Z">
              <w:rPr>
                <w:rFonts w:ascii="Calibri" w:eastAsia="STXihei" w:hAnsi="Calibri" w:cs="Calibri"/>
                <w:sz w:val="24"/>
                <w:szCs w:val="24"/>
              </w:rPr>
            </w:rPrChange>
          </w:rPr>
          <w:delText xml:space="preserve">  </w:delText>
        </w:r>
      </w:del>
      <w:r w:rsidRPr="00304F25">
        <w:rPr>
          <w:rFonts w:eastAsia="STXihei" w:cs="Calibri"/>
          <w:sz w:val="24"/>
          <w:szCs w:val="24"/>
          <w:rPrChange w:id="353" w:author="Gary Zhang" w:date="2026-07-24T15:55:00Z" w16du:dateUtc="2026-07-24T07:55:00Z">
            <w:rPr>
              <w:rFonts w:ascii="Calibri" w:eastAsia="STXihei" w:hAnsi="Calibri" w:cs="Calibri"/>
              <w:sz w:val="24"/>
              <w:szCs w:val="24"/>
            </w:rPr>
          </w:rPrChange>
        </w:rPr>
        <w:t>收款账户：</w:t>
      </w:r>
    </w:p>
    <w:p w14:paraId="00000032" w14:textId="5066CC02" w:rsidR="00665EFE" w:rsidRPr="00304F25" w:rsidRDefault="00000000">
      <w:pPr>
        <w:spacing w:line="288" w:lineRule="auto"/>
        <w:rPr>
          <w:rFonts w:eastAsia="STXihei" w:cs="Calibri"/>
          <w:sz w:val="24"/>
          <w:szCs w:val="24"/>
          <w:rPrChange w:id="354" w:author="Gary Zhang" w:date="2026-07-24T15:55:00Z" w16du:dateUtc="2026-07-24T07:55:00Z">
            <w:rPr>
              <w:rFonts w:ascii="Calibri" w:eastAsia="STXihei" w:hAnsi="Calibri" w:cs="Calibri"/>
              <w:sz w:val="24"/>
              <w:szCs w:val="24"/>
            </w:rPr>
          </w:rPrChange>
        </w:rPr>
      </w:pPr>
      <w:del w:id="355" w:author="Gary Zhang" w:date="2026-07-24T14:53:00Z" w16du:dateUtc="2026-07-24T06:53:00Z">
        <w:r w:rsidRPr="00304F25" w:rsidDel="00C25985">
          <w:rPr>
            <w:rFonts w:eastAsia="STXihei" w:cs="Calibri"/>
            <w:sz w:val="24"/>
            <w:szCs w:val="24"/>
            <w:rPrChange w:id="356" w:author="Gary Zhang" w:date="2026-07-24T15:55:00Z" w16du:dateUtc="2026-07-24T07:55:00Z">
              <w:rPr>
                <w:rFonts w:ascii="Calibri" w:eastAsia="STXihei" w:hAnsi="Calibri" w:cs="Calibri"/>
                <w:sz w:val="24"/>
                <w:szCs w:val="24"/>
              </w:rPr>
            </w:rPrChange>
          </w:rPr>
          <w:delText xml:space="preserve">       </w:delText>
        </w:r>
      </w:del>
      <w:r w:rsidRPr="00304F25">
        <w:rPr>
          <w:rFonts w:eastAsia="STXihei" w:cs="Calibri"/>
          <w:sz w:val="24"/>
          <w:szCs w:val="24"/>
          <w:rPrChange w:id="357" w:author="Gary Zhang" w:date="2026-07-24T15:55:00Z" w16du:dateUtc="2026-07-24T07:55:00Z">
            <w:rPr>
              <w:rFonts w:ascii="Calibri" w:eastAsia="STXihei" w:hAnsi="Calibri" w:cs="Calibri"/>
              <w:sz w:val="24"/>
              <w:szCs w:val="24"/>
            </w:rPr>
          </w:rPrChange>
        </w:rPr>
        <w:t>开户名：</w:t>
      </w:r>
      <w:r w:rsidR="00357514" w:rsidRPr="00304F25">
        <w:rPr>
          <w:rFonts w:eastAsia="STXihei" w:cs="Calibri" w:hint="eastAsia"/>
          <w:sz w:val="24"/>
          <w:szCs w:val="24"/>
          <w:rPrChange w:id="358" w:author="Gary Zhang" w:date="2026-07-24T15:55:00Z" w16du:dateUtc="2026-07-24T07:55:00Z">
            <w:rPr>
              <w:rFonts w:ascii="Calibri" w:eastAsia="STXihei" w:hAnsi="Calibri" w:cs="Calibri" w:hint="eastAsia"/>
              <w:sz w:val="24"/>
              <w:szCs w:val="24"/>
            </w:rPr>
          </w:rPrChange>
        </w:rPr>
        <w:t>上海鼓点未来信息技术有限公司</w:t>
      </w:r>
    </w:p>
    <w:p w14:paraId="00000033" w14:textId="5313385E" w:rsidR="00665EFE" w:rsidRPr="00304F25" w:rsidRDefault="00000000">
      <w:pPr>
        <w:spacing w:line="288" w:lineRule="auto"/>
        <w:rPr>
          <w:rFonts w:eastAsia="STXihei" w:cs="Calibri"/>
          <w:sz w:val="24"/>
          <w:szCs w:val="24"/>
          <w:rPrChange w:id="359" w:author="Gary Zhang" w:date="2026-07-24T15:55:00Z" w16du:dateUtc="2026-07-24T07:55:00Z">
            <w:rPr>
              <w:rFonts w:ascii="Calibri" w:eastAsia="STXihei" w:hAnsi="Calibri" w:cs="Calibri"/>
              <w:sz w:val="24"/>
              <w:szCs w:val="24"/>
            </w:rPr>
          </w:rPrChange>
        </w:rPr>
      </w:pPr>
      <w:del w:id="360" w:author="Gary Zhang" w:date="2026-07-24T14:53:00Z" w16du:dateUtc="2026-07-24T06:53:00Z">
        <w:r w:rsidRPr="00304F25" w:rsidDel="00C25985">
          <w:rPr>
            <w:rFonts w:eastAsia="STXihei" w:cs="Calibri"/>
            <w:sz w:val="24"/>
            <w:szCs w:val="24"/>
            <w:rPrChange w:id="361" w:author="Gary Zhang" w:date="2026-07-24T15:55:00Z" w16du:dateUtc="2026-07-24T07:55:00Z">
              <w:rPr>
                <w:rFonts w:ascii="Calibri" w:eastAsia="STXihei" w:hAnsi="Calibri" w:cs="Calibri"/>
                <w:sz w:val="24"/>
                <w:szCs w:val="24"/>
              </w:rPr>
            </w:rPrChange>
          </w:rPr>
          <w:delText xml:space="preserve">       </w:delText>
        </w:r>
      </w:del>
      <w:r w:rsidRPr="00304F25">
        <w:rPr>
          <w:rFonts w:eastAsia="STXihei" w:cs="Calibri"/>
          <w:sz w:val="24"/>
          <w:szCs w:val="24"/>
          <w:rPrChange w:id="362" w:author="Gary Zhang" w:date="2026-07-24T15:55:00Z" w16du:dateUtc="2026-07-24T07:55:00Z">
            <w:rPr>
              <w:rFonts w:ascii="Calibri" w:eastAsia="STXihei" w:hAnsi="Calibri" w:cs="Calibri"/>
              <w:sz w:val="24"/>
              <w:szCs w:val="24"/>
            </w:rPr>
          </w:rPrChange>
        </w:rPr>
        <w:t>开户行：</w:t>
      </w:r>
      <w:r w:rsidR="00357514" w:rsidRPr="00304F25">
        <w:rPr>
          <w:rFonts w:eastAsia="STXihei" w:cs="Calibri" w:hint="eastAsia"/>
          <w:sz w:val="24"/>
          <w:szCs w:val="24"/>
          <w:rPrChange w:id="363" w:author="Gary Zhang" w:date="2026-07-24T15:55:00Z" w16du:dateUtc="2026-07-24T07:55:00Z">
            <w:rPr>
              <w:rFonts w:ascii="Calibri" w:eastAsia="STXihei" w:hAnsi="Calibri" w:cs="Calibri" w:hint="eastAsia"/>
              <w:sz w:val="24"/>
              <w:szCs w:val="24"/>
            </w:rPr>
          </w:rPrChange>
        </w:rPr>
        <w:t>中国工商银行股份有限公司上海市南丹路支行</w:t>
      </w:r>
    </w:p>
    <w:p w14:paraId="00000034" w14:textId="5120A4DF" w:rsidR="00665EFE" w:rsidRPr="00304F25" w:rsidRDefault="00000000">
      <w:pPr>
        <w:spacing w:line="288" w:lineRule="auto"/>
        <w:rPr>
          <w:rFonts w:eastAsia="STXihei" w:cs="Calibri"/>
          <w:sz w:val="24"/>
          <w:szCs w:val="24"/>
          <w:rPrChange w:id="364" w:author="Gary Zhang" w:date="2026-07-24T15:55:00Z" w16du:dateUtc="2026-07-24T07:55:00Z">
            <w:rPr>
              <w:rFonts w:ascii="Calibri" w:eastAsia="STXihei" w:hAnsi="Calibri" w:cs="Calibri"/>
              <w:sz w:val="24"/>
              <w:szCs w:val="24"/>
            </w:rPr>
          </w:rPrChange>
        </w:rPr>
      </w:pPr>
      <w:del w:id="365" w:author="Gary Zhang" w:date="2026-07-24T14:53:00Z" w16du:dateUtc="2026-07-24T06:53:00Z">
        <w:r w:rsidRPr="00304F25" w:rsidDel="00C25985">
          <w:rPr>
            <w:rFonts w:eastAsia="STXihei" w:cs="Calibri"/>
            <w:sz w:val="24"/>
            <w:szCs w:val="24"/>
            <w:rPrChange w:id="366" w:author="Gary Zhang" w:date="2026-07-24T15:55:00Z" w16du:dateUtc="2026-07-24T07:55:00Z">
              <w:rPr>
                <w:rFonts w:ascii="Calibri" w:eastAsia="STXihei" w:hAnsi="Calibri" w:cs="Calibri"/>
                <w:sz w:val="24"/>
                <w:szCs w:val="24"/>
              </w:rPr>
            </w:rPrChange>
          </w:rPr>
          <w:delText xml:space="preserve">       </w:delText>
        </w:r>
      </w:del>
      <w:r w:rsidRPr="00304F25">
        <w:rPr>
          <w:rFonts w:eastAsia="STXihei" w:cs="Calibri"/>
          <w:sz w:val="24"/>
          <w:szCs w:val="24"/>
          <w:rPrChange w:id="367" w:author="Gary Zhang" w:date="2026-07-24T15:55:00Z" w16du:dateUtc="2026-07-24T07:55:00Z">
            <w:rPr>
              <w:rFonts w:ascii="Calibri" w:eastAsia="STXihei" w:hAnsi="Calibri" w:cs="Calibri"/>
              <w:sz w:val="24"/>
              <w:szCs w:val="24"/>
            </w:rPr>
          </w:rPrChange>
        </w:rPr>
        <w:t>银行账号：</w:t>
      </w:r>
      <w:r w:rsidR="00357514" w:rsidRPr="00304F25">
        <w:rPr>
          <w:rFonts w:eastAsia="STXihei" w:cs="Calibri" w:hint="eastAsia"/>
          <w:sz w:val="24"/>
          <w:szCs w:val="24"/>
          <w:rPrChange w:id="368" w:author="Gary Zhang" w:date="2026-07-24T15:55:00Z" w16du:dateUtc="2026-07-24T07:55:00Z">
            <w:rPr>
              <w:rFonts w:ascii="Calibri" w:eastAsia="STXihei" w:hAnsi="Calibri" w:cs="Calibri" w:hint="eastAsia"/>
              <w:sz w:val="24"/>
              <w:szCs w:val="24"/>
            </w:rPr>
          </w:rPrChange>
        </w:rPr>
        <w:t>1001047909000151374</w:t>
      </w:r>
    </w:p>
    <w:p w14:paraId="00000035" w14:textId="77777777" w:rsidR="00665EFE" w:rsidRPr="00304F25" w:rsidRDefault="00665EFE">
      <w:pPr>
        <w:spacing w:line="288" w:lineRule="auto"/>
        <w:rPr>
          <w:rFonts w:eastAsia="STXihei" w:cs="Calibri"/>
          <w:sz w:val="24"/>
          <w:szCs w:val="24"/>
          <w:rPrChange w:id="369" w:author="Gary Zhang" w:date="2026-07-24T15:55:00Z" w16du:dateUtc="2026-07-24T07:55:00Z">
            <w:rPr>
              <w:rFonts w:ascii="Calibri" w:eastAsia="STXihei" w:hAnsi="Calibri" w:cs="Calibri"/>
              <w:sz w:val="24"/>
              <w:szCs w:val="24"/>
            </w:rPr>
          </w:rPrChange>
        </w:rPr>
      </w:pPr>
    </w:p>
    <w:p w14:paraId="00000036" w14:textId="77777777" w:rsidR="00665EFE" w:rsidRPr="00304F25" w:rsidRDefault="00000000" w:rsidP="00204192">
      <w:pPr>
        <w:pStyle w:val="Heading2"/>
        <w:rPr>
          <w:rFonts w:eastAsia="STXihei"/>
          <w:rPrChange w:id="370" w:author="Gary Zhang" w:date="2026-07-24T15:55:00Z" w16du:dateUtc="2026-07-24T07:55:00Z">
            <w:rPr/>
          </w:rPrChange>
        </w:rPr>
      </w:pPr>
      <w:r w:rsidRPr="00304F25">
        <w:rPr>
          <w:rFonts w:eastAsia="STXihei"/>
          <w:rPrChange w:id="371" w:author="Gary Zhang" w:date="2026-07-24T15:55:00Z" w16du:dateUtc="2026-07-24T07:55:00Z">
            <w:rPr/>
          </w:rPrChange>
        </w:rPr>
        <w:t>第五条</w:t>
      </w:r>
      <w:del w:id="372" w:author="Gary Zhang" w:date="2026-07-24T14:53:00Z" w16du:dateUtc="2026-07-24T06:53:00Z">
        <w:r w:rsidRPr="00304F25" w:rsidDel="00C25985">
          <w:rPr>
            <w:rFonts w:eastAsia="STXihei"/>
            <w:rPrChange w:id="373" w:author="Gary Zhang" w:date="2026-07-24T15:55:00Z" w16du:dateUtc="2026-07-24T07:55:00Z">
              <w:rPr/>
            </w:rPrChange>
          </w:rPr>
          <w:delText xml:space="preserve"> </w:delText>
        </w:r>
      </w:del>
      <w:r w:rsidRPr="00304F25">
        <w:rPr>
          <w:rFonts w:eastAsia="STXihei"/>
          <w:rPrChange w:id="374" w:author="Gary Zhang" w:date="2026-07-24T15:55:00Z" w16du:dateUtc="2026-07-24T07:55:00Z">
            <w:rPr/>
          </w:rPrChange>
        </w:rPr>
        <w:t>知识产权归属</w:t>
      </w:r>
    </w:p>
    <w:p w14:paraId="00000037" w14:textId="77777777" w:rsidR="00665EFE" w:rsidRPr="00304F25" w:rsidRDefault="00665EFE">
      <w:pPr>
        <w:spacing w:line="288" w:lineRule="auto"/>
        <w:rPr>
          <w:rFonts w:eastAsia="STXihei" w:cs="Calibri"/>
          <w:sz w:val="24"/>
          <w:szCs w:val="24"/>
          <w:rPrChange w:id="375" w:author="Gary Zhang" w:date="2026-07-24T15:55:00Z" w16du:dateUtc="2026-07-24T07:55:00Z">
            <w:rPr>
              <w:rFonts w:ascii="Calibri" w:eastAsia="STXihei" w:hAnsi="Calibri" w:cs="Calibri"/>
              <w:sz w:val="24"/>
              <w:szCs w:val="24"/>
            </w:rPr>
          </w:rPrChange>
        </w:rPr>
      </w:pPr>
    </w:p>
    <w:p w14:paraId="00000038" w14:textId="77777777" w:rsidR="00665EFE" w:rsidRPr="00304F25" w:rsidRDefault="00000000">
      <w:pPr>
        <w:spacing w:line="288" w:lineRule="auto"/>
        <w:rPr>
          <w:rFonts w:eastAsia="STXihei" w:cs="Calibri"/>
          <w:sz w:val="24"/>
          <w:szCs w:val="24"/>
          <w:rPrChange w:id="376" w:author="Gary Zhang" w:date="2026-07-24T15:55:00Z" w16du:dateUtc="2026-07-24T07:55:00Z">
            <w:rPr>
              <w:rFonts w:ascii="Calibri" w:eastAsia="STXihei" w:hAnsi="Calibri" w:cs="Calibri"/>
              <w:sz w:val="24"/>
              <w:szCs w:val="24"/>
            </w:rPr>
          </w:rPrChange>
        </w:rPr>
      </w:pPr>
      <w:r>
        <w:rPr>
          <w:rPr>
            <w:rFonts w:eastAsia="STXihei" w:cs="Calibri"/>
            <w:sz w:val="24"/>
            <w:szCs w:val="24"/>
            <w:rPrChange w:id="377" w:author="Gary Zhang" w:date="2026-07-24T15:55:00Z" w16du:dateUtc="2026-07-24T07:55:00Z">
              <w:rPr>
                <w:rFonts w:ascii="Calibri" w:eastAsia="STXihei" w:hAnsi="Calibri" w:cs="Calibri"/>
                <w:sz w:val="24"/>
                <w:szCs w:val="24"/>
              </w:rPr>
            </w:rPrChange>
          </w:rPr>
          <w:highlight w:val="yellow"/>
        </w:rPr>
        <w:t>1.权利归属：本合同项下产生或按约定移交的所有开发成果，包括但不限于“深蓝系统”的全部源代码、目标代码、技术文档、UI设计图、数据库结构、接口规范及相关算法，以及 Taala Explore 中职业库、职业问卷体系、简历功能、评测小程序相关的代码、数据库结构、配置文件和技术文档，其全部知识产权及相关权益，自甲方付清本合同全款之日起，永久、无限制地归甲方单独所有。</w:t>
      </w:r>
    </w:p>
    <w:p w14:paraId="00000039" w14:textId="77777777" w:rsidR="00665EFE" w:rsidRPr="00304F25" w:rsidRDefault="00000000">
      <w:pPr>
        <w:spacing w:line="288" w:lineRule="auto"/>
        <w:rPr>
          <w:rFonts w:eastAsia="STXihei" w:cs="Calibri"/>
          <w:sz w:val="24"/>
          <w:szCs w:val="24"/>
          <w:rPrChange w:id="383" w:author="Gary Zhang" w:date="2026-07-24T15:55:00Z" w16du:dateUtc="2026-07-24T07:55:00Z">
            <w:rPr>
              <w:rFonts w:ascii="Calibri" w:eastAsia="STXihei" w:hAnsi="Calibri" w:cs="Calibri"/>
              <w:sz w:val="24"/>
              <w:szCs w:val="24"/>
            </w:rPr>
          </w:rPrChange>
        </w:rPr>
      </w:pPr>
      <w:r w:rsidRPr="00304F25">
        <w:rPr>
          <w:rFonts w:eastAsia="STXihei" w:cs="Calibri"/>
          <w:sz w:val="24"/>
          <w:szCs w:val="24"/>
          <w:rPrChange w:id="384" w:author="Gary Zhang" w:date="2026-07-24T15:55:00Z" w16du:dateUtc="2026-07-24T07:55:00Z">
            <w:rPr>
              <w:rFonts w:ascii="Calibri" w:eastAsia="STXihei" w:hAnsi="Calibri" w:cs="Calibri"/>
              <w:sz w:val="24"/>
              <w:szCs w:val="24"/>
            </w:rPr>
          </w:rPrChange>
        </w:rPr>
        <w:t>2.</w:t>
      </w:r>
      <w:del w:id="385" w:author="Gary Zhang" w:date="2026-07-24T14:53:00Z" w16du:dateUtc="2026-07-24T06:53:00Z">
        <w:r w:rsidRPr="00304F25" w:rsidDel="00C25985">
          <w:rPr>
            <w:rFonts w:eastAsia="STXihei" w:cs="Calibri"/>
            <w:sz w:val="24"/>
            <w:szCs w:val="24"/>
            <w:rPrChange w:id="386" w:author="Gary Zhang" w:date="2026-07-24T15:55:00Z" w16du:dateUtc="2026-07-24T07:55:00Z">
              <w:rPr>
                <w:rFonts w:ascii="Calibri" w:eastAsia="STXihei" w:hAnsi="Calibri" w:cs="Calibri"/>
                <w:sz w:val="24"/>
                <w:szCs w:val="24"/>
              </w:rPr>
            </w:rPrChange>
          </w:rPr>
          <w:delText xml:space="preserve">  </w:delText>
        </w:r>
      </w:del>
      <w:r w:rsidRPr="00304F25">
        <w:rPr>
          <w:rFonts w:eastAsia="STXihei" w:cs="Calibri"/>
          <w:sz w:val="24"/>
          <w:szCs w:val="24"/>
          <w:rPrChange w:id="387" w:author="Gary Zhang" w:date="2026-07-24T15:55:00Z" w16du:dateUtc="2026-07-24T07:55:00Z">
            <w:rPr>
              <w:rFonts w:ascii="Calibri" w:eastAsia="STXihei" w:hAnsi="Calibri" w:cs="Calibri"/>
              <w:sz w:val="24"/>
              <w:szCs w:val="24"/>
            </w:rPr>
          </w:rPrChange>
        </w:rPr>
        <w:t>原创保证与侵权责任：乙方保证交付的代码均为原创开发，或对引用的开源代码拥有合法使用权，绝不侵犯任何第三方知识产权。若因代码侵权问题导致甲方无法使用、被第三</w:t>
      </w:r>
      <w:r w:rsidRPr="00304F25">
        <w:rPr>
          <w:rFonts w:eastAsia="STXihei" w:cs="Calibri"/>
          <w:sz w:val="24"/>
          <w:szCs w:val="24"/>
          <w:rPrChange w:id="388" w:author="Gary Zhang" w:date="2026-07-24T15:55:00Z" w16du:dateUtc="2026-07-24T07:55:00Z">
            <w:rPr>
              <w:rFonts w:ascii="Calibri" w:eastAsia="STXihei" w:hAnsi="Calibri" w:cs="Calibri"/>
              <w:sz w:val="24"/>
              <w:szCs w:val="24"/>
            </w:rPr>
          </w:rPrChange>
        </w:rPr>
        <w:lastRenderedPageBreak/>
        <w:t>方索赔或卷入诉讼，乙方须承担全部法律责任及甲方因此遭受的全部经济损失，且甲方有权要求乙方退还已支付的全部款项。</w:t>
      </w:r>
    </w:p>
    <w:p w14:paraId="0000003A" w14:textId="77777777" w:rsidR="00665EFE" w:rsidRPr="00304F25" w:rsidRDefault="00000000">
      <w:pPr>
        <w:spacing w:line="288" w:lineRule="auto"/>
        <w:rPr>
          <w:rFonts w:eastAsia="STXihei" w:cs="Calibri"/>
          <w:sz w:val="24"/>
          <w:szCs w:val="24"/>
          <w:rPrChange w:id="389" w:author="Gary Zhang" w:date="2026-07-24T15:55:00Z" w16du:dateUtc="2026-07-24T07:55:00Z">
            <w:rPr>
              <w:rFonts w:ascii="Calibri" w:eastAsia="STXihei" w:hAnsi="Calibri" w:cs="Calibri"/>
              <w:sz w:val="24"/>
              <w:szCs w:val="24"/>
            </w:rPr>
          </w:rPrChange>
        </w:rPr>
      </w:pPr>
      <w:r>
        <w:rPr>
          <w:rPr>
            <w:rFonts w:eastAsia="STXihei" w:cs="Calibri"/>
            <w:sz w:val="24"/>
            <w:szCs w:val="24"/>
            <w:rPrChange w:id="390" w:author="Gary Zhang" w:date="2026-07-24T15:55:00Z" w16du:dateUtc="2026-07-24T07:55:00Z">
              <w:rPr>
                <w:rFonts w:ascii="Calibri" w:eastAsia="STXihei" w:hAnsi="Calibri" w:cs="Calibri"/>
                <w:sz w:val="24"/>
                <w:szCs w:val="24"/>
              </w:rPr>
            </w:rPrChange>
          </w:rPr>
          <w:highlight w:val="yellow"/>
        </w:rPr>
        <w:t>3.权利移交：甲方付清本合同全款后，乙方应立即将全部开发成果无保留地移交给甲方，包括本合同明确列明的 Taala Explore 相关代码及其必要的部署、运行资料。甲方申请软件著作权时，乙方须无偿提供必要的申请文件并予以配合。</w:t>
      </w:r>
    </w:p>
    <w:p w14:paraId="0000003B" w14:textId="77777777" w:rsidR="00665EFE" w:rsidRPr="00304F25" w:rsidRDefault="00665EFE">
      <w:pPr>
        <w:spacing w:line="288" w:lineRule="auto"/>
        <w:rPr>
          <w:rFonts w:eastAsia="STXihei" w:cs="Calibri"/>
          <w:sz w:val="24"/>
          <w:szCs w:val="24"/>
          <w:rPrChange w:id="394" w:author="Gary Zhang" w:date="2026-07-24T15:55:00Z" w16du:dateUtc="2026-07-24T07:55:00Z">
            <w:rPr>
              <w:rFonts w:ascii="Calibri" w:eastAsia="STXihei" w:hAnsi="Calibri" w:cs="Calibri"/>
              <w:sz w:val="24"/>
              <w:szCs w:val="24"/>
            </w:rPr>
          </w:rPrChange>
        </w:rPr>
      </w:pPr>
    </w:p>
    <w:p w14:paraId="0000003C" w14:textId="77777777" w:rsidR="00665EFE" w:rsidRPr="00304F25" w:rsidRDefault="00000000">
      <w:pPr>
        <w:pStyle w:val="Heading2"/>
        <w:rPr>
          <w:rFonts w:eastAsia="STXihei"/>
          <w:rPrChange w:id="395" w:author="Gary Zhang" w:date="2026-07-24T15:55:00Z" w16du:dateUtc="2026-07-24T07:55:00Z">
            <w:rPr/>
          </w:rPrChange>
        </w:rPr>
        <w:pPrChange w:id="396" w:author="Peter Zhang" w:date="2026-07-23T19:08:00Z" w16du:dateUtc="2026-07-23T11:08:00Z">
          <w:pPr>
            <w:spacing w:line="288" w:lineRule="auto"/>
          </w:pPr>
        </w:pPrChange>
      </w:pPr>
      <w:r w:rsidRPr="00304F25">
        <w:rPr>
          <w:rFonts w:eastAsia="STXihei"/>
          <w:rPrChange w:id="397" w:author="Gary Zhang" w:date="2026-07-24T15:55:00Z" w16du:dateUtc="2026-07-24T07:55:00Z">
            <w:rPr/>
          </w:rPrChange>
        </w:rPr>
        <w:t>第六条</w:t>
      </w:r>
      <w:del w:id="398" w:author="Gary Zhang" w:date="2026-07-24T14:53:00Z" w16du:dateUtc="2026-07-24T06:53:00Z">
        <w:r w:rsidRPr="00304F25" w:rsidDel="00C25985">
          <w:rPr>
            <w:rFonts w:eastAsia="STXihei"/>
            <w:rPrChange w:id="399" w:author="Gary Zhang" w:date="2026-07-24T15:55:00Z" w16du:dateUtc="2026-07-24T07:55:00Z">
              <w:rPr/>
            </w:rPrChange>
          </w:rPr>
          <w:delText xml:space="preserve"> </w:delText>
        </w:r>
      </w:del>
      <w:r w:rsidRPr="00304F25">
        <w:rPr>
          <w:rFonts w:eastAsia="STXihei"/>
          <w:rPrChange w:id="400" w:author="Gary Zhang" w:date="2026-07-24T15:55:00Z" w16du:dateUtc="2026-07-24T07:55:00Z">
            <w:rPr/>
          </w:rPrChange>
        </w:rPr>
        <w:t>保密义务</w:t>
      </w:r>
    </w:p>
    <w:p w14:paraId="0000003D" w14:textId="77777777" w:rsidR="00665EFE" w:rsidRPr="00304F25" w:rsidRDefault="00665EFE">
      <w:pPr>
        <w:spacing w:line="288" w:lineRule="auto"/>
        <w:rPr>
          <w:rFonts w:eastAsia="STXihei" w:cs="Calibri"/>
          <w:sz w:val="24"/>
          <w:szCs w:val="24"/>
          <w:rPrChange w:id="401" w:author="Gary Zhang" w:date="2026-07-24T15:55:00Z" w16du:dateUtc="2026-07-24T07:55:00Z">
            <w:rPr>
              <w:rFonts w:ascii="Calibri" w:eastAsia="STXihei" w:hAnsi="Calibri" w:cs="Calibri"/>
              <w:sz w:val="24"/>
              <w:szCs w:val="24"/>
            </w:rPr>
          </w:rPrChange>
        </w:rPr>
      </w:pPr>
    </w:p>
    <w:p w14:paraId="0000003E" w14:textId="77777777" w:rsidR="00665EFE" w:rsidRPr="00304F25" w:rsidRDefault="00000000">
      <w:pPr>
        <w:spacing w:line="288" w:lineRule="auto"/>
        <w:rPr>
          <w:rFonts w:eastAsia="STXihei" w:cs="Calibri"/>
          <w:sz w:val="24"/>
          <w:szCs w:val="24"/>
          <w:rPrChange w:id="402" w:author="Gary Zhang" w:date="2026-07-24T15:55:00Z" w16du:dateUtc="2026-07-24T07:55:00Z">
            <w:rPr>
              <w:rFonts w:ascii="Calibri" w:eastAsia="STXihei" w:hAnsi="Calibri" w:cs="Calibri"/>
              <w:sz w:val="24"/>
              <w:szCs w:val="24"/>
            </w:rPr>
          </w:rPrChange>
        </w:rPr>
      </w:pPr>
      <w:r w:rsidRPr="00304F25">
        <w:rPr>
          <w:rFonts w:eastAsia="STXihei" w:cs="Calibri"/>
          <w:sz w:val="24"/>
          <w:szCs w:val="24"/>
          <w:rPrChange w:id="403" w:author="Gary Zhang" w:date="2026-07-24T15:55:00Z" w16du:dateUtc="2026-07-24T07:55:00Z">
            <w:rPr>
              <w:rFonts w:ascii="Calibri" w:eastAsia="STXihei" w:hAnsi="Calibri" w:cs="Calibri"/>
              <w:sz w:val="24"/>
              <w:szCs w:val="24"/>
            </w:rPr>
          </w:rPrChange>
        </w:rPr>
        <w:t>1.</w:t>
      </w:r>
      <w:del w:id="404" w:author="Gary Zhang" w:date="2026-07-24T14:53:00Z" w16du:dateUtc="2026-07-24T06:53:00Z">
        <w:r w:rsidRPr="00304F25" w:rsidDel="00C25985">
          <w:rPr>
            <w:rFonts w:eastAsia="STXihei" w:cs="Calibri"/>
            <w:sz w:val="24"/>
            <w:szCs w:val="24"/>
            <w:rPrChange w:id="405" w:author="Gary Zhang" w:date="2026-07-24T15:55:00Z" w16du:dateUtc="2026-07-24T07:55:00Z">
              <w:rPr>
                <w:rFonts w:ascii="Calibri" w:eastAsia="STXihei" w:hAnsi="Calibri" w:cs="Calibri"/>
                <w:sz w:val="24"/>
                <w:szCs w:val="24"/>
              </w:rPr>
            </w:rPrChange>
          </w:rPr>
          <w:delText xml:space="preserve">  </w:delText>
        </w:r>
      </w:del>
      <w:r w:rsidRPr="00304F25">
        <w:rPr>
          <w:rFonts w:eastAsia="STXihei" w:cs="Calibri"/>
          <w:sz w:val="24"/>
          <w:szCs w:val="24"/>
          <w:rPrChange w:id="406" w:author="Gary Zhang" w:date="2026-07-24T15:55:00Z" w16du:dateUtc="2026-07-24T07:55:00Z">
            <w:rPr>
              <w:rFonts w:ascii="Calibri" w:eastAsia="STXihei" w:hAnsi="Calibri" w:cs="Calibri"/>
              <w:sz w:val="24"/>
              <w:szCs w:val="24"/>
            </w:rPr>
          </w:rPrChange>
        </w:rPr>
        <w:t>保密范围：双方对在合作中获知的对方商业秘密、技术资料、源代码、数据、经营信息等一切未公开信息，负有严格保密义务。</w:t>
      </w:r>
    </w:p>
    <w:p w14:paraId="0000003F" w14:textId="77777777" w:rsidR="00665EFE" w:rsidRPr="00304F25" w:rsidRDefault="00000000">
      <w:pPr>
        <w:spacing w:line="288" w:lineRule="auto"/>
        <w:rPr>
          <w:rFonts w:eastAsia="STXihei" w:cs="Calibri"/>
          <w:sz w:val="24"/>
          <w:szCs w:val="24"/>
          <w:rPrChange w:id="407" w:author="Gary Zhang" w:date="2026-07-24T15:55:00Z" w16du:dateUtc="2026-07-24T07:55:00Z">
            <w:rPr>
              <w:rFonts w:ascii="Calibri" w:eastAsia="STXihei" w:hAnsi="Calibri" w:cs="Calibri"/>
              <w:sz w:val="24"/>
              <w:szCs w:val="24"/>
            </w:rPr>
          </w:rPrChange>
        </w:rPr>
      </w:pPr>
      <w:r w:rsidRPr="00304F25">
        <w:rPr>
          <w:rFonts w:eastAsia="STXihei" w:cs="Calibri"/>
          <w:sz w:val="24"/>
          <w:szCs w:val="24"/>
          <w:rPrChange w:id="408" w:author="Gary Zhang" w:date="2026-07-24T15:55:00Z" w16du:dateUtc="2026-07-24T07:55:00Z">
            <w:rPr>
              <w:rFonts w:ascii="Calibri" w:eastAsia="STXihei" w:hAnsi="Calibri" w:cs="Calibri"/>
              <w:sz w:val="24"/>
              <w:szCs w:val="24"/>
            </w:rPr>
          </w:rPrChange>
        </w:rPr>
        <w:t>2.</w:t>
      </w:r>
      <w:del w:id="409" w:author="Gary Zhang" w:date="2026-07-24T14:53:00Z" w16du:dateUtc="2026-07-24T06:53:00Z">
        <w:r w:rsidRPr="00304F25" w:rsidDel="00C25985">
          <w:rPr>
            <w:rFonts w:eastAsia="STXihei" w:cs="Calibri"/>
            <w:sz w:val="24"/>
            <w:szCs w:val="24"/>
            <w:rPrChange w:id="410" w:author="Gary Zhang" w:date="2026-07-24T15:55:00Z" w16du:dateUtc="2026-07-24T07:55:00Z">
              <w:rPr>
                <w:rFonts w:ascii="Calibri" w:eastAsia="STXihei" w:hAnsi="Calibri" w:cs="Calibri"/>
                <w:sz w:val="24"/>
                <w:szCs w:val="24"/>
              </w:rPr>
            </w:rPrChange>
          </w:rPr>
          <w:delText xml:space="preserve">  </w:delText>
        </w:r>
      </w:del>
      <w:r w:rsidRPr="00304F25">
        <w:rPr>
          <w:rFonts w:eastAsia="STXihei" w:cs="Calibri"/>
          <w:sz w:val="24"/>
          <w:szCs w:val="24"/>
          <w:rPrChange w:id="411" w:author="Gary Zhang" w:date="2026-07-24T15:55:00Z" w16du:dateUtc="2026-07-24T07:55:00Z">
            <w:rPr>
              <w:rFonts w:ascii="Calibri" w:eastAsia="STXihei" w:hAnsi="Calibri" w:cs="Calibri"/>
              <w:sz w:val="24"/>
              <w:szCs w:val="24"/>
            </w:rPr>
          </w:rPrChange>
        </w:rPr>
        <w:t>保密期限：本合同的保密义务为永久，不因合同的变更、解除或终止而失效。</w:t>
      </w:r>
    </w:p>
    <w:p w14:paraId="00000040" w14:textId="77777777" w:rsidR="00665EFE" w:rsidRPr="00304F25" w:rsidRDefault="00665EFE">
      <w:pPr>
        <w:spacing w:line="288" w:lineRule="auto"/>
        <w:rPr>
          <w:rFonts w:eastAsia="STXihei" w:cs="Calibri"/>
          <w:sz w:val="24"/>
          <w:szCs w:val="24"/>
          <w:rPrChange w:id="412" w:author="Gary Zhang" w:date="2026-07-24T15:55:00Z" w16du:dateUtc="2026-07-24T07:55:00Z">
            <w:rPr>
              <w:rFonts w:ascii="Calibri" w:eastAsia="STXihei" w:hAnsi="Calibri" w:cs="Calibri"/>
              <w:sz w:val="24"/>
              <w:szCs w:val="24"/>
            </w:rPr>
          </w:rPrChange>
        </w:rPr>
      </w:pPr>
    </w:p>
    <w:p w14:paraId="00000041" w14:textId="77777777" w:rsidR="00665EFE" w:rsidRPr="00304F25" w:rsidRDefault="00000000">
      <w:pPr>
        <w:pStyle w:val="Heading2"/>
        <w:rPr>
          <w:rFonts w:eastAsia="STXihei"/>
          <w:rPrChange w:id="413" w:author="Gary Zhang" w:date="2026-07-24T15:55:00Z" w16du:dateUtc="2026-07-24T07:55:00Z">
            <w:rPr/>
          </w:rPrChange>
        </w:rPr>
        <w:pPrChange w:id="414" w:author="Peter Zhang" w:date="2026-07-23T19:08:00Z" w16du:dateUtc="2026-07-23T11:08:00Z">
          <w:pPr>
            <w:spacing w:line="288" w:lineRule="auto"/>
          </w:pPr>
        </w:pPrChange>
      </w:pPr>
      <w:r w:rsidRPr="00304F25">
        <w:rPr>
          <w:rFonts w:eastAsia="STXihei"/>
          <w:rPrChange w:id="415" w:author="Gary Zhang" w:date="2026-07-24T15:55:00Z" w16du:dateUtc="2026-07-24T07:55:00Z">
            <w:rPr/>
          </w:rPrChange>
        </w:rPr>
        <w:t>第七条</w:t>
      </w:r>
      <w:del w:id="416" w:author="Gary Zhang" w:date="2026-07-24T14:53:00Z" w16du:dateUtc="2026-07-24T06:53:00Z">
        <w:r w:rsidRPr="00304F25" w:rsidDel="00C25985">
          <w:rPr>
            <w:rFonts w:eastAsia="STXihei"/>
            <w:rPrChange w:id="417" w:author="Gary Zhang" w:date="2026-07-24T15:55:00Z" w16du:dateUtc="2026-07-24T07:55:00Z">
              <w:rPr/>
            </w:rPrChange>
          </w:rPr>
          <w:delText xml:space="preserve"> </w:delText>
        </w:r>
      </w:del>
      <w:r w:rsidRPr="00304F25">
        <w:rPr>
          <w:rFonts w:eastAsia="STXihei"/>
          <w:rPrChange w:id="418" w:author="Gary Zhang" w:date="2026-07-24T15:55:00Z" w16du:dateUtc="2026-07-24T07:55:00Z">
            <w:rPr/>
          </w:rPrChange>
        </w:rPr>
        <w:t>违约责任</w:t>
      </w:r>
    </w:p>
    <w:p w14:paraId="00000042" w14:textId="77777777" w:rsidR="00665EFE" w:rsidRPr="00304F25" w:rsidRDefault="00665EFE">
      <w:pPr>
        <w:spacing w:line="288" w:lineRule="auto"/>
        <w:rPr>
          <w:rFonts w:eastAsia="STXihei" w:cs="Calibri"/>
          <w:sz w:val="24"/>
          <w:szCs w:val="24"/>
          <w:rPrChange w:id="419" w:author="Gary Zhang" w:date="2026-07-24T15:55:00Z" w16du:dateUtc="2026-07-24T07:55:00Z">
            <w:rPr>
              <w:rFonts w:ascii="Calibri" w:eastAsia="STXihei" w:hAnsi="Calibri" w:cs="Calibri"/>
              <w:sz w:val="24"/>
              <w:szCs w:val="24"/>
            </w:rPr>
          </w:rPrChange>
        </w:rPr>
      </w:pPr>
    </w:p>
    <w:p w14:paraId="00000043" w14:textId="0B601928" w:rsidR="00665EFE" w:rsidRPr="00304F25" w:rsidRDefault="00000000" w:rsidP="00C25985">
      <w:pPr>
        <w:spacing w:line="288" w:lineRule="auto"/>
        <w:rPr>
          <w:rFonts w:eastAsia="STXihei" w:cs="Calibri"/>
          <w:sz w:val="24"/>
          <w:szCs w:val="24"/>
          <w:rPrChange w:id="420" w:author="Gary Zhang" w:date="2026-07-24T15:55:00Z" w16du:dateUtc="2026-07-24T07:55:00Z">
            <w:rPr>
              <w:rFonts w:ascii="Calibri" w:eastAsia="STXihei" w:hAnsi="Calibri" w:cs="Calibri"/>
              <w:sz w:val="24"/>
              <w:szCs w:val="24"/>
            </w:rPr>
          </w:rPrChange>
        </w:rPr>
      </w:pPr>
      <w:r>
        <w:rPr>
          <w:rPr>
            <w:rFonts w:eastAsia="STXihei" w:cs="Calibri"/>
            <w:sz w:val="24"/>
            <w:szCs w:val="24"/>
            <w:rPrChange w:id="421" w:author="Gary Zhang" w:date="2026-07-24T15:55:00Z" w16du:dateUtc="2026-07-24T07:55:00Z">
              <w:rPr>
                <w:rFonts w:ascii="Calibri" w:eastAsia="STXihei" w:hAnsi="Calibri" w:cs="Calibri"/>
                <w:sz w:val="24"/>
                <w:szCs w:val="24"/>
              </w:rPr>
            </w:rPrChange>
          </w:rPr>
          <w:highlight w:val="yellow"/>
        </w:rPr>
        <w:t>1.乙方逾期交付：除因甲方原因、不可抗力或双方书面确认的变更外，乙方未能按本合同约定完成截至2026年8月31日的交付内容的，每逾期一日，应按合同总金额千分之五的比例向甲方支付违约金；但 P4家长平台后续系统开发应以双方另行签署的补充协议为准。</w:t>
      </w:r>
    </w:p>
    <w:p w14:paraId="00000044" w14:textId="77777777" w:rsidR="00665EFE" w:rsidRPr="00304F25" w:rsidRDefault="00000000" w:rsidP="00C25985">
      <w:pPr>
        <w:spacing w:line="288" w:lineRule="auto"/>
        <w:rPr>
          <w:rFonts w:eastAsia="STXihei" w:cs="Calibri"/>
          <w:sz w:val="24"/>
          <w:szCs w:val="24"/>
          <w:rPrChange w:id="977" w:author="Gary Zhang" w:date="2026-07-24T15:55:00Z" w16du:dateUtc="2026-07-24T07:55:00Z">
            <w:rPr>
              <w:rFonts w:ascii="Calibri" w:eastAsia="STXihei" w:hAnsi="Calibri" w:cs="Calibri"/>
              <w:sz w:val="24"/>
              <w:szCs w:val="24"/>
            </w:rPr>
          </w:rPrChange>
        </w:rPr>
      </w:pPr>
      <w:r w:rsidRPr="00304F25">
        <w:rPr>
          <w:rFonts w:eastAsia="STXihei" w:cs="Calibri"/>
          <w:sz w:val="24"/>
          <w:szCs w:val="24"/>
          <w:rPrChange w:id="978" w:author="Gary Zhang" w:date="2026-07-24T15:55:00Z" w16du:dateUtc="2026-07-24T07:55:00Z">
            <w:rPr>
              <w:rFonts w:ascii="Calibri" w:eastAsia="STXihei" w:hAnsi="Calibri" w:cs="Calibri"/>
              <w:sz w:val="24"/>
              <w:szCs w:val="24"/>
            </w:rPr>
          </w:rPrChange>
        </w:rPr>
        <w:t>2.</w:t>
      </w:r>
      <w:del w:id="979" w:author="Gary Zhang" w:date="2026-07-24T14:53:00Z" w16du:dateUtc="2026-07-24T06:53:00Z">
        <w:r w:rsidRPr="00304F25" w:rsidDel="00C25985">
          <w:rPr>
            <w:rFonts w:eastAsia="STXihei" w:cs="Calibri"/>
            <w:sz w:val="24"/>
            <w:szCs w:val="24"/>
            <w:rPrChange w:id="980" w:author="Gary Zhang" w:date="2026-07-24T15:55:00Z" w16du:dateUtc="2026-07-24T07:55:00Z">
              <w:rPr>
                <w:rFonts w:ascii="Calibri" w:eastAsia="STXihei" w:hAnsi="Calibri" w:cs="Calibri"/>
                <w:sz w:val="24"/>
                <w:szCs w:val="24"/>
              </w:rPr>
            </w:rPrChange>
          </w:rPr>
          <w:delText xml:space="preserve">  </w:delText>
        </w:r>
      </w:del>
      <w:r w:rsidRPr="00304F25">
        <w:rPr>
          <w:rFonts w:eastAsia="STXihei" w:cs="Calibri"/>
          <w:sz w:val="24"/>
          <w:szCs w:val="24"/>
          <w:rPrChange w:id="981" w:author="Gary Zhang" w:date="2026-07-24T15:55:00Z" w16du:dateUtc="2026-07-24T07:55:00Z">
            <w:rPr>
              <w:rFonts w:ascii="Calibri" w:eastAsia="STXihei" w:hAnsi="Calibri" w:cs="Calibri"/>
              <w:sz w:val="24"/>
              <w:szCs w:val="24"/>
            </w:rPr>
          </w:rPrChange>
        </w:rPr>
        <w:t>甲方逾期付款：若甲方未按约定时间支付款项，每逾期一日，应按未付金额</w:t>
      </w:r>
      <w:del w:id="982" w:author="Gary Zhang" w:date="2026-07-24T14:53:00Z" w16du:dateUtc="2026-07-24T06:53:00Z">
        <w:r w:rsidRPr="00304F25" w:rsidDel="00C25985">
          <w:rPr>
            <w:rFonts w:eastAsia="STXihei" w:cs="Calibri"/>
            <w:sz w:val="24"/>
            <w:szCs w:val="24"/>
            <w:rPrChange w:id="983" w:author="Gary Zhang" w:date="2026-07-24T15:55:00Z" w16du:dateUtc="2026-07-24T07:55:00Z">
              <w:rPr>
                <w:rFonts w:ascii="Calibri" w:eastAsia="STXihei" w:hAnsi="Calibri" w:cs="Calibri"/>
                <w:sz w:val="24"/>
                <w:szCs w:val="24"/>
              </w:rPr>
            </w:rPrChange>
          </w:rPr>
          <w:delText xml:space="preserve"> </w:delText>
        </w:r>
      </w:del>
      <w:r w:rsidRPr="00304F25">
        <w:rPr>
          <w:rFonts w:eastAsia="STXihei" w:cs="Calibri"/>
          <w:sz w:val="24"/>
          <w:szCs w:val="24"/>
          <w:rPrChange w:id="984" w:author="Gary Zhang" w:date="2026-07-24T15:55:00Z" w16du:dateUtc="2026-07-24T07:55:00Z">
            <w:rPr>
              <w:rFonts w:ascii="Calibri" w:eastAsia="STXihei" w:hAnsi="Calibri" w:cs="Calibri"/>
              <w:sz w:val="24"/>
              <w:szCs w:val="24"/>
            </w:rPr>
          </w:rPrChange>
        </w:rPr>
        <w:t>千分之五</w:t>
      </w:r>
      <w:del w:id="985" w:author="Gary Zhang" w:date="2026-07-24T14:53:00Z" w16du:dateUtc="2026-07-24T06:53:00Z">
        <w:r w:rsidRPr="00304F25" w:rsidDel="00C25985">
          <w:rPr>
            <w:rFonts w:eastAsia="STXihei" w:cs="Calibri"/>
            <w:sz w:val="24"/>
            <w:szCs w:val="24"/>
            <w:rPrChange w:id="986" w:author="Gary Zhang" w:date="2026-07-24T15:55:00Z" w16du:dateUtc="2026-07-24T07:55:00Z">
              <w:rPr>
                <w:rFonts w:ascii="Calibri" w:eastAsia="STXihei" w:hAnsi="Calibri" w:cs="Calibri"/>
                <w:sz w:val="24"/>
                <w:szCs w:val="24"/>
              </w:rPr>
            </w:rPrChange>
          </w:rPr>
          <w:delText xml:space="preserve"> </w:delText>
        </w:r>
      </w:del>
      <w:r w:rsidRPr="00304F25">
        <w:rPr>
          <w:rFonts w:eastAsia="STXihei" w:cs="Calibri"/>
          <w:sz w:val="24"/>
          <w:szCs w:val="24"/>
          <w:rPrChange w:id="987" w:author="Gary Zhang" w:date="2026-07-24T15:55:00Z" w16du:dateUtc="2026-07-24T07:55:00Z">
            <w:rPr>
              <w:rFonts w:ascii="Calibri" w:eastAsia="STXihei" w:hAnsi="Calibri" w:cs="Calibri"/>
              <w:sz w:val="24"/>
              <w:szCs w:val="24"/>
            </w:rPr>
          </w:rPrChange>
        </w:rPr>
        <w:t>的比例向乙方支付滞纳金。</w:t>
      </w:r>
    </w:p>
    <w:p w14:paraId="00000045" w14:textId="77777777" w:rsidR="00665EFE" w:rsidRPr="00304F25" w:rsidRDefault="00665EFE">
      <w:pPr>
        <w:spacing w:line="288" w:lineRule="auto"/>
        <w:rPr>
          <w:rFonts w:eastAsia="STXihei" w:cs="Calibri"/>
          <w:sz w:val="24"/>
          <w:szCs w:val="24"/>
          <w:rPrChange w:id="988" w:author="Gary Zhang" w:date="2026-07-24T15:55:00Z" w16du:dateUtc="2026-07-24T07:55:00Z">
            <w:rPr>
              <w:rFonts w:ascii="Calibri" w:eastAsia="STXihei" w:hAnsi="Calibri" w:cs="Calibri"/>
              <w:sz w:val="24"/>
              <w:szCs w:val="24"/>
            </w:rPr>
          </w:rPrChange>
        </w:rPr>
      </w:pPr>
    </w:p>
    <w:p w14:paraId="00000046" w14:textId="77777777" w:rsidR="00665EFE" w:rsidRPr="00304F25" w:rsidRDefault="00000000">
      <w:pPr>
        <w:pStyle w:val="Heading2"/>
        <w:rPr>
          <w:rFonts w:eastAsia="STXihei"/>
          <w:rPrChange w:id="989" w:author="Gary Zhang" w:date="2026-07-24T15:55:00Z" w16du:dateUtc="2026-07-24T07:55:00Z">
            <w:rPr/>
          </w:rPrChange>
        </w:rPr>
        <w:pPrChange w:id="990" w:author="Peter Zhang" w:date="2026-07-23T19:08:00Z" w16du:dateUtc="2026-07-23T11:08:00Z">
          <w:pPr>
            <w:spacing w:line="288" w:lineRule="auto"/>
          </w:pPr>
        </w:pPrChange>
      </w:pPr>
      <w:r w:rsidRPr="00304F25">
        <w:rPr>
          <w:rFonts w:eastAsia="STXihei"/>
          <w:rPrChange w:id="991" w:author="Gary Zhang" w:date="2026-07-24T15:55:00Z" w16du:dateUtc="2026-07-24T07:55:00Z">
            <w:rPr/>
          </w:rPrChange>
        </w:rPr>
        <w:t>第八条</w:t>
      </w:r>
      <w:del w:id="992" w:author="Gary Zhang" w:date="2026-07-24T14:53:00Z" w16du:dateUtc="2026-07-24T06:53:00Z">
        <w:r w:rsidRPr="00304F25" w:rsidDel="00C25985">
          <w:rPr>
            <w:rFonts w:eastAsia="STXihei"/>
            <w:rPrChange w:id="993" w:author="Gary Zhang" w:date="2026-07-24T15:55:00Z" w16du:dateUtc="2026-07-24T07:55:00Z">
              <w:rPr/>
            </w:rPrChange>
          </w:rPr>
          <w:delText xml:space="preserve"> </w:delText>
        </w:r>
      </w:del>
      <w:r w:rsidRPr="00304F25">
        <w:rPr>
          <w:rFonts w:eastAsia="STXihei"/>
          <w:rPrChange w:id="994" w:author="Gary Zhang" w:date="2026-07-24T15:55:00Z" w16du:dateUtc="2026-07-24T07:55:00Z">
            <w:rPr/>
          </w:rPrChange>
        </w:rPr>
        <w:t>争议解决</w:t>
      </w:r>
    </w:p>
    <w:p w14:paraId="00000047" w14:textId="77777777" w:rsidR="00665EFE" w:rsidRPr="00304F25" w:rsidRDefault="00665EFE">
      <w:pPr>
        <w:spacing w:line="288" w:lineRule="auto"/>
        <w:rPr>
          <w:rFonts w:eastAsia="STXihei" w:cs="Calibri"/>
          <w:sz w:val="24"/>
          <w:szCs w:val="24"/>
          <w:rPrChange w:id="995" w:author="Gary Zhang" w:date="2026-07-24T15:55:00Z" w16du:dateUtc="2026-07-24T07:55:00Z">
            <w:rPr>
              <w:rFonts w:ascii="Calibri" w:eastAsia="STXihei" w:hAnsi="Calibri" w:cs="Calibri"/>
              <w:sz w:val="24"/>
              <w:szCs w:val="24"/>
            </w:rPr>
          </w:rPrChange>
        </w:rPr>
      </w:pPr>
    </w:p>
    <w:p w14:paraId="00000048" w14:textId="77777777" w:rsidR="00665EFE" w:rsidRPr="00304F25" w:rsidRDefault="00000000">
      <w:pPr>
        <w:spacing w:line="288" w:lineRule="auto"/>
        <w:rPr>
          <w:rFonts w:eastAsia="STXihei" w:cs="Calibri"/>
          <w:sz w:val="24"/>
          <w:szCs w:val="24"/>
          <w:rPrChange w:id="996" w:author="Gary Zhang" w:date="2026-07-24T15:55:00Z" w16du:dateUtc="2026-07-24T07:55:00Z">
            <w:rPr>
              <w:rFonts w:ascii="Calibri" w:eastAsia="STXihei" w:hAnsi="Calibri" w:cs="Calibri"/>
              <w:sz w:val="24"/>
              <w:szCs w:val="24"/>
            </w:rPr>
          </w:rPrChange>
        </w:rPr>
      </w:pPr>
      <w:r w:rsidRPr="00304F25">
        <w:rPr>
          <w:rFonts w:eastAsia="STXihei" w:cs="Calibri"/>
          <w:sz w:val="24"/>
          <w:szCs w:val="24"/>
          <w:rPrChange w:id="997" w:author="Gary Zhang" w:date="2026-07-24T15:55:00Z" w16du:dateUtc="2026-07-24T07:55:00Z">
            <w:rPr>
              <w:rFonts w:ascii="Calibri" w:eastAsia="STXihei" w:hAnsi="Calibri" w:cs="Calibri"/>
              <w:sz w:val="24"/>
              <w:szCs w:val="24"/>
            </w:rPr>
          </w:rPrChange>
        </w:rPr>
        <w:lastRenderedPageBreak/>
        <w:t>因本合同产生的任何争议，双方应友好协商解决。协商不成的，任何一方均可向</w:t>
      </w:r>
      <w:del w:id="998" w:author="Gary Zhang" w:date="2026-07-24T14:53:00Z" w16du:dateUtc="2026-07-24T06:53:00Z">
        <w:r w:rsidRPr="00304F25" w:rsidDel="00C25985">
          <w:rPr>
            <w:rFonts w:eastAsia="STXihei" w:cs="Calibri"/>
            <w:sz w:val="24"/>
            <w:szCs w:val="24"/>
            <w:rPrChange w:id="999" w:author="Gary Zhang" w:date="2026-07-24T15:55:00Z" w16du:dateUtc="2026-07-24T07:55:00Z">
              <w:rPr>
                <w:rFonts w:ascii="Calibri" w:eastAsia="STXihei" w:hAnsi="Calibri" w:cs="Calibri"/>
                <w:sz w:val="24"/>
                <w:szCs w:val="24"/>
              </w:rPr>
            </w:rPrChange>
          </w:rPr>
          <w:delText xml:space="preserve"> </w:delText>
        </w:r>
      </w:del>
      <w:r w:rsidRPr="00304F25">
        <w:rPr>
          <w:rFonts w:eastAsia="STXihei" w:cs="Calibri"/>
          <w:sz w:val="24"/>
          <w:szCs w:val="24"/>
          <w:rPrChange w:id="1000" w:author="Gary Zhang" w:date="2026-07-24T15:55:00Z" w16du:dateUtc="2026-07-24T07:55:00Z">
            <w:rPr>
              <w:rFonts w:ascii="Calibri" w:eastAsia="STXihei" w:hAnsi="Calibri" w:cs="Calibri"/>
              <w:sz w:val="24"/>
              <w:szCs w:val="24"/>
            </w:rPr>
          </w:rPrChange>
        </w:rPr>
        <w:t>甲方所在地</w:t>
      </w:r>
      <w:del w:id="1001" w:author="Gary Zhang" w:date="2026-07-24T14:53:00Z" w16du:dateUtc="2026-07-24T06:53:00Z">
        <w:r w:rsidRPr="00304F25" w:rsidDel="00C25985">
          <w:rPr>
            <w:rFonts w:eastAsia="STXihei" w:cs="Calibri"/>
            <w:sz w:val="24"/>
            <w:szCs w:val="24"/>
            <w:rPrChange w:id="1002" w:author="Gary Zhang" w:date="2026-07-24T15:55:00Z" w16du:dateUtc="2026-07-24T07:55:00Z">
              <w:rPr>
                <w:rFonts w:ascii="Calibri" w:eastAsia="STXihei" w:hAnsi="Calibri" w:cs="Calibri"/>
                <w:sz w:val="24"/>
                <w:szCs w:val="24"/>
              </w:rPr>
            </w:rPrChange>
          </w:rPr>
          <w:delText xml:space="preserve"> </w:delText>
        </w:r>
      </w:del>
      <w:r w:rsidRPr="00304F25">
        <w:rPr>
          <w:rFonts w:eastAsia="STXihei" w:cs="Calibri"/>
          <w:sz w:val="24"/>
          <w:szCs w:val="24"/>
          <w:rPrChange w:id="1003" w:author="Gary Zhang" w:date="2026-07-24T15:55:00Z" w16du:dateUtc="2026-07-24T07:55:00Z">
            <w:rPr>
              <w:rFonts w:ascii="Calibri" w:eastAsia="STXihei" w:hAnsi="Calibri" w:cs="Calibri"/>
              <w:sz w:val="24"/>
              <w:szCs w:val="24"/>
            </w:rPr>
          </w:rPrChange>
        </w:rPr>
        <w:t>有管辖权的人民法院提起诉讼。</w:t>
      </w:r>
    </w:p>
    <w:p w14:paraId="00000049" w14:textId="77777777" w:rsidR="00665EFE" w:rsidRPr="00304F25" w:rsidRDefault="00665EFE">
      <w:pPr>
        <w:spacing w:line="288" w:lineRule="auto"/>
        <w:rPr>
          <w:rFonts w:eastAsia="STXihei" w:cs="Calibri"/>
          <w:sz w:val="24"/>
          <w:szCs w:val="24"/>
          <w:rPrChange w:id="1004" w:author="Gary Zhang" w:date="2026-07-24T15:55:00Z" w16du:dateUtc="2026-07-24T07:55:00Z">
            <w:rPr>
              <w:rFonts w:ascii="Calibri" w:eastAsia="STXihei" w:hAnsi="Calibri" w:cs="Calibri"/>
              <w:sz w:val="24"/>
              <w:szCs w:val="24"/>
            </w:rPr>
          </w:rPrChange>
        </w:rPr>
      </w:pPr>
    </w:p>
    <w:p w14:paraId="0000004A" w14:textId="77777777" w:rsidR="00665EFE" w:rsidRPr="00304F25" w:rsidRDefault="00000000">
      <w:pPr>
        <w:pStyle w:val="Heading2"/>
        <w:rPr>
          <w:rFonts w:eastAsia="STXihei"/>
          <w:rPrChange w:id="1005" w:author="Gary Zhang" w:date="2026-07-24T15:55:00Z" w16du:dateUtc="2026-07-24T07:55:00Z">
            <w:rPr/>
          </w:rPrChange>
        </w:rPr>
        <w:pPrChange w:id="1006" w:author="Peter Zhang" w:date="2026-07-23T19:08:00Z" w16du:dateUtc="2026-07-23T11:08:00Z">
          <w:pPr>
            <w:spacing w:line="288" w:lineRule="auto"/>
          </w:pPr>
        </w:pPrChange>
      </w:pPr>
      <w:r w:rsidRPr="00304F25">
        <w:rPr>
          <w:rFonts w:eastAsia="STXihei"/>
          <w:rPrChange w:id="1007" w:author="Gary Zhang" w:date="2026-07-24T15:55:00Z" w16du:dateUtc="2026-07-24T07:55:00Z">
            <w:rPr/>
          </w:rPrChange>
        </w:rPr>
        <w:t>第九条</w:t>
      </w:r>
      <w:del w:id="1008" w:author="Gary Zhang" w:date="2026-07-24T14:53:00Z" w16du:dateUtc="2026-07-24T06:53:00Z">
        <w:r w:rsidRPr="00304F25" w:rsidDel="00C25985">
          <w:rPr>
            <w:rFonts w:eastAsia="STXihei"/>
            <w:rPrChange w:id="1009" w:author="Gary Zhang" w:date="2026-07-24T15:55:00Z" w16du:dateUtc="2026-07-24T07:55:00Z">
              <w:rPr/>
            </w:rPrChange>
          </w:rPr>
          <w:delText xml:space="preserve"> </w:delText>
        </w:r>
      </w:del>
      <w:r w:rsidRPr="00304F25">
        <w:rPr>
          <w:rFonts w:eastAsia="STXihei"/>
          <w:rPrChange w:id="1010" w:author="Gary Zhang" w:date="2026-07-24T15:55:00Z" w16du:dateUtc="2026-07-24T07:55:00Z">
            <w:rPr/>
          </w:rPrChange>
        </w:rPr>
        <w:t>其他</w:t>
      </w:r>
    </w:p>
    <w:p w14:paraId="0000004B" w14:textId="77777777" w:rsidR="00665EFE" w:rsidRPr="00304F25" w:rsidRDefault="00665EFE">
      <w:pPr>
        <w:spacing w:line="288" w:lineRule="auto"/>
        <w:rPr>
          <w:rFonts w:eastAsia="STXihei" w:cs="Calibri"/>
          <w:sz w:val="24"/>
          <w:szCs w:val="24"/>
          <w:rPrChange w:id="1011" w:author="Gary Zhang" w:date="2026-07-24T15:55:00Z" w16du:dateUtc="2026-07-24T07:55:00Z">
            <w:rPr>
              <w:rFonts w:ascii="Calibri" w:eastAsia="STXihei" w:hAnsi="Calibri" w:cs="Calibri"/>
              <w:sz w:val="24"/>
              <w:szCs w:val="24"/>
            </w:rPr>
          </w:rPrChange>
        </w:rPr>
      </w:pPr>
    </w:p>
    <w:p w14:paraId="0000004C" w14:textId="77777777" w:rsidR="00665EFE" w:rsidRPr="00304F25" w:rsidRDefault="00000000">
      <w:pPr>
        <w:spacing w:line="288" w:lineRule="auto"/>
        <w:rPr>
          <w:rFonts w:eastAsia="STXihei" w:cs="Calibri"/>
          <w:sz w:val="24"/>
          <w:szCs w:val="24"/>
          <w:rPrChange w:id="1012" w:author="Gary Zhang" w:date="2026-07-24T15:55:00Z" w16du:dateUtc="2026-07-24T07:55:00Z">
            <w:rPr>
              <w:rFonts w:ascii="Calibri" w:eastAsia="STXihei" w:hAnsi="Calibri" w:cs="Calibri"/>
              <w:sz w:val="24"/>
              <w:szCs w:val="24"/>
            </w:rPr>
          </w:rPrChange>
        </w:rPr>
      </w:pPr>
      <w:r>
        <w:rPr>
          <w:rPr>
            <w:rFonts w:eastAsia="STXihei" w:cs="Calibri"/>
            <w:sz w:val="24"/>
            <w:szCs w:val="24"/>
            <w:rPrChange w:id="1013" w:author="Gary Zhang" w:date="2026-07-24T15:55:00Z" w16du:dateUtc="2026-07-24T07:55:00Z">
              <w:rPr>
                <w:rFonts w:ascii="Calibri" w:eastAsia="STXihei" w:hAnsi="Calibri" w:cs="Calibri"/>
                <w:sz w:val="24"/>
                <w:szCs w:val="24"/>
              </w:rPr>
            </w:rPrChange>
          </w:rPr>
          <w:highlight w:val="yellow"/>
        </w:rPr>
        <w:t>1.本合同附件《产品需求规格书》是本合同不可分割的组成部分；附件中列明的 Taala Explore 既有功能及代码移交范围，均属于本合同约定交付内容。</w:t>
      </w:r>
    </w:p>
    <w:p w14:paraId="0000004D" w14:textId="77777777" w:rsidR="00665EFE" w:rsidRPr="00304F25" w:rsidRDefault="00000000">
      <w:pPr>
        <w:spacing w:line="288" w:lineRule="auto"/>
        <w:rPr>
          <w:rFonts w:eastAsia="STXihei" w:cs="Calibri"/>
          <w:sz w:val="24"/>
          <w:szCs w:val="24"/>
          <w:rPrChange w:id="1017" w:author="Gary Zhang" w:date="2026-07-24T15:55:00Z" w16du:dateUtc="2026-07-24T07:55:00Z">
            <w:rPr>
              <w:rFonts w:ascii="Calibri" w:eastAsia="STXihei" w:hAnsi="Calibri" w:cs="Calibri"/>
              <w:sz w:val="24"/>
              <w:szCs w:val="24"/>
            </w:rPr>
          </w:rPrChange>
        </w:rPr>
      </w:pPr>
      <w:r w:rsidRPr="00304F25">
        <w:rPr>
          <w:rFonts w:eastAsia="STXihei" w:cs="Calibri"/>
          <w:sz w:val="24"/>
          <w:szCs w:val="24"/>
          <w:rPrChange w:id="1018" w:author="Gary Zhang" w:date="2026-07-24T15:55:00Z" w16du:dateUtc="2026-07-24T07:55:00Z">
            <w:rPr>
              <w:rFonts w:ascii="Calibri" w:eastAsia="STXihei" w:hAnsi="Calibri" w:cs="Calibri"/>
              <w:sz w:val="24"/>
              <w:szCs w:val="24"/>
            </w:rPr>
          </w:rPrChange>
        </w:rPr>
        <w:t>2.</w:t>
      </w:r>
      <w:del w:id="1019" w:author="Gary Zhang" w:date="2026-07-24T14:53:00Z" w16du:dateUtc="2026-07-24T06:53:00Z">
        <w:r w:rsidRPr="00304F25" w:rsidDel="00C25985">
          <w:rPr>
            <w:rFonts w:eastAsia="STXihei" w:cs="Calibri"/>
            <w:sz w:val="24"/>
            <w:szCs w:val="24"/>
            <w:rPrChange w:id="1020" w:author="Gary Zhang" w:date="2026-07-24T15:55:00Z" w16du:dateUtc="2026-07-24T07:55:00Z">
              <w:rPr>
                <w:rFonts w:ascii="Calibri" w:eastAsia="STXihei" w:hAnsi="Calibri" w:cs="Calibri"/>
                <w:sz w:val="24"/>
                <w:szCs w:val="24"/>
              </w:rPr>
            </w:rPrChange>
          </w:rPr>
          <w:delText xml:space="preserve">  </w:delText>
        </w:r>
      </w:del>
      <w:r w:rsidRPr="00304F25">
        <w:rPr>
          <w:rFonts w:eastAsia="STXihei" w:cs="Calibri"/>
          <w:sz w:val="24"/>
          <w:szCs w:val="24"/>
          <w:rPrChange w:id="1021" w:author="Gary Zhang" w:date="2026-07-24T15:55:00Z" w16du:dateUtc="2026-07-24T07:55:00Z">
            <w:rPr>
              <w:rFonts w:ascii="Calibri" w:eastAsia="STXihei" w:hAnsi="Calibri" w:cs="Calibri"/>
              <w:sz w:val="24"/>
              <w:szCs w:val="24"/>
            </w:rPr>
          </w:rPrChange>
        </w:rPr>
        <w:t>本合同一式两份，甲乙双方各执一份，自双方签字并加盖公章（或按手印）之日起生效。</w:t>
      </w:r>
    </w:p>
    <w:p w14:paraId="0000004E" w14:textId="77777777" w:rsidR="00665EFE" w:rsidRPr="00304F25" w:rsidRDefault="00000000">
      <w:pPr>
        <w:spacing w:line="288" w:lineRule="auto"/>
        <w:rPr>
          <w:rFonts w:eastAsia="STXihei" w:cs="Calibri"/>
          <w:sz w:val="24"/>
          <w:szCs w:val="24"/>
          <w:rPrChange w:id="1022" w:author="Gary Zhang" w:date="2026-07-24T15:55:00Z" w16du:dateUtc="2026-07-24T07:55:00Z">
            <w:rPr>
              <w:rFonts w:ascii="Calibri" w:eastAsia="STXihei" w:hAnsi="Calibri" w:cs="Calibri"/>
              <w:sz w:val="24"/>
              <w:szCs w:val="24"/>
            </w:rPr>
          </w:rPrChange>
        </w:rPr>
      </w:pPr>
      <w:r w:rsidRPr="00304F25">
        <w:rPr>
          <w:rFonts w:eastAsia="STXihei" w:cs="Calibri"/>
          <w:rPrChange w:id="1023" w:author="Gary Zhang" w:date="2026-07-24T15:55:00Z" w16du:dateUtc="2026-07-24T07:55:00Z">
            <w:rPr>
              <w:rFonts w:ascii="Calibri" w:eastAsia="STXihei" w:hAnsi="Calibri" w:cs="Calibri"/>
            </w:rPr>
          </w:rPrChange>
        </w:rPr>
        <w:br w:type="page"/>
      </w:r>
    </w:p>
    <w:p w14:paraId="0000004F" w14:textId="77777777" w:rsidR="00665EFE" w:rsidRPr="00304F25" w:rsidDel="00304F25" w:rsidRDefault="00665EFE">
      <w:pPr>
        <w:spacing w:line="288" w:lineRule="auto"/>
        <w:rPr>
          <w:del w:id="1024" w:author="Gary Zhang" w:date="2026-07-24T15:56:00Z" w16du:dateUtc="2026-07-24T07:56:00Z"/>
          <w:rFonts w:eastAsia="STXihei" w:cs="Calibri"/>
          <w:sz w:val="24"/>
          <w:szCs w:val="24"/>
          <w:rPrChange w:id="1025" w:author="Gary Zhang" w:date="2026-07-24T15:55:00Z" w16du:dateUtc="2026-07-24T07:55:00Z">
            <w:rPr>
              <w:del w:id="1026" w:author="Gary Zhang" w:date="2026-07-24T15:56:00Z" w16du:dateUtc="2026-07-24T07:56:00Z"/>
              <w:rFonts w:ascii="Calibri" w:eastAsia="STXihei" w:hAnsi="Calibri" w:cs="Calibri"/>
              <w:sz w:val="24"/>
              <w:szCs w:val="24"/>
            </w:rPr>
          </w:rPrChange>
        </w:rPr>
      </w:pPr>
    </w:p>
    <w:p w14:paraId="00000050" w14:textId="77777777" w:rsidR="00665EFE" w:rsidRPr="00304F25" w:rsidRDefault="00000000">
      <w:pPr>
        <w:spacing w:line="288" w:lineRule="auto"/>
        <w:rPr>
          <w:rFonts w:eastAsia="STXihei" w:cs="Calibri"/>
          <w:sz w:val="24"/>
          <w:szCs w:val="24"/>
          <w:rPrChange w:id="1027" w:author="Gary Zhang" w:date="2026-07-24T15:55:00Z" w16du:dateUtc="2026-07-24T07:55:00Z">
            <w:rPr>
              <w:rFonts w:ascii="Calibri" w:eastAsia="STXihei" w:hAnsi="Calibri" w:cs="Calibri"/>
              <w:sz w:val="24"/>
              <w:szCs w:val="24"/>
            </w:rPr>
          </w:rPrChange>
        </w:rPr>
      </w:pPr>
      <w:r w:rsidRPr="00304F25">
        <w:rPr>
          <w:rFonts w:eastAsia="STXihei" w:cs="Calibri"/>
          <w:sz w:val="24"/>
          <w:szCs w:val="24"/>
          <w:rPrChange w:id="1028" w:author="Gary Zhang" w:date="2026-07-24T15:55:00Z" w16du:dateUtc="2026-07-24T07:55:00Z">
            <w:rPr>
              <w:rFonts w:ascii="Calibri" w:eastAsia="STXihei" w:hAnsi="Calibri" w:cs="Calibri"/>
              <w:sz w:val="24"/>
              <w:szCs w:val="24"/>
            </w:rPr>
          </w:rPrChange>
        </w:rPr>
        <w:t>（以下无正文，为签署页）</w:t>
      </w:r>
    </w:p>
    <w:p w14:paraId="00000051" w14:textId="77777777" w:rsidR="00665EFE" w:rsidRPr="00304F25" w:rsidRDefault="00665EFE">
      <w:pPr>
        <w:spacing w:line="288" w:lineRule="auto"/>
        <w:rPr>
          <w:rFonts w:eastAsia="STXihei" w:cs="Calibri"/>
          <w:sz w:val="24"/>
          <w:szCs w:val="24"/>
          <w:rPrChange w:id="1029" w:author="Gary Zhang" w:date="2026-07-24T15:55:00Z" w16du:dateUtc="2026-07-24T07:55:00Z">
            <w:rPr>
              <w:rFonts w:ascii="Calibri" w:eastAsia="STXihei" w:hAnsi="Calibri" w:cs="Calibri"/>
              <w:sz w:val="24"/>
              <w:szCs w:val="24"/>
            </w:rPr>
          </w:rPrChange>
        </w:rPr>
      </w:pPr>
    </w:p>
    <w:p w14:paraId="00000052" w14:textId="77777777" w:rsidR="00665EFE" w:rsidRPr="00304F25" w:rsidRDefault="00665EFE">
      <w:pPr>
        <w:spacing w:line="288" w:lineRule="auto"/>
        <w:rPr>
          <w:rFonts w:eastAsia="STXihei" w:cs="Calibri"/>
          <w:sz w:val="24"/>
          <w:szCs w:val="24"/>
          <w:rPrChange w:id="1030" w:author="Gary Zhang" w:date="2026-07-24T15:55:00Z" w16du:dateUtc="2026-07-24T07:55:00Z">
            <w:rPr>
              <w:rFonts w:ascii="Calibri" w:eastAsia="STXihei" w:hAnsi="Calibri" w:cs="Calibri"/>
              <w:sz w:val="24"/>
              <w:szCs w:val="24"/>
            </w:rPr>
          </w:rPrChange>
        </w:rPr>
      </w:pPr>
    </w:p>
    <w:p w14:paraId="00000053" w14:textId="77777777" w:rsidR="00665EFE" w:rsidRPr="00304F25" w:rsidRDefault="00665EFE">
      <w:pPr>
        <w:spacing w:line="288" w:lineRule="auto"/>
        <w:rPr>
          <w:rFonts w:eastAsia="STXihei" w:cs="Calibri"/>
          <w:sz w:val="24"/>
          <w:szCs w:val="24"/>
          <w:rPrChange w:id="1031" w:author="Gary Zhang" w:date="2026-07-24T15:55:00Z" w16du:dateUtc="2026-07-24T07:55:00Z">
            <w:rPr>
              <w:rFonts w:ascii="Calibri" w:eastAsia="STXihei" w:hAnsi="Calibri" w:cs="Calibri"/>
              <w:sz w:val="24"/>
              <w:szCs w:val="24"/>
            </w:rPr>
          </w:rPrChange>
        </w:rPr>
      </w:pPr>
    </w:p>
    <w:p w14:paraId="00000054" w14:textId="77777777" w:rsidR="00665EFE" w:rsidRPr="00304F25" w:rsidRDefault="00000000">
      <w:pPr>
        <w:spacing w:line="288" w:lineRule="auto"/>
        <w:rPr>
          <w:rFonts w:eastAsia="STXihei" w:cs="Calibri"/>
          <w:sz w:val="24"/>
          <w:szCs w:val="24"/>
          <w:rPrChange w:id="1032" w:author="Gary Zhang" w:date="2026-07-24T15:55:00Z" w16du:dateUtc="2026-07-24T07:55:00Z">
            <w:rPr>
              <w:rFonts w:ascii="Calibri" w:eastAsia="STXihei" w:hAnsi="Calibri" w:cs="Calibri"/>
              <w:sz w:val="24"/>
              <w:szCs w:val="24"/>
            </w:rPr>
          </w:rPrChange>
        </w:rPr>
      </w:pPr>
      <w:r w:rsidRPr="00304F25">
        <w:rPr>
          <w:rFonts w:eastAsia="STXihei" w:cs="Calibri"/>
          <w:sz w:val="24"/>
          <w:szCs w:val="24"/>
          <w:rPrChange w:id="1033" w:author="Gary Zhang" w:date="2026-07-24T15:55:00Z" w16du:dateUtc="2026-07-24T07:55:00Z">
            <w:rPr>
              <w:rFonts w:ascii="Calibri" w:eastAsia="STXihei" w:hAnsi="Calibri" w:cs="Calibri"/>
              <w:sz w:val="24"/>
              <w:szCs w:val="24"/>
            </w:rPr>
          </w:rPrChange>
        </w:rPr>
        <w:t>甲方（盖章</w:t>
      </w:r>
      <w:r w:rsidRPr="00304F25">
        <w:rPr>
          <w:rFonts w:eastAsia="STXihei" w:cs="Calibri"/>
          <w:sz w:val="24"/>
          <w:szCs w:val="24"/>
          <w:rPrChange w:id="1034" w:author="Gary Zhang" w:date="2026-07-24T15:55:00Z" w16du:dateUtc="2026-07-24T07:55:00Z">
            <w:rPr>
              <w:rFonts w:ascii="Calibri" w:eastAsia="STXihei" w:hAnsi="Calibri" w:cs="Calibri"/>
              <w:sz w:val="24"/>
              <w:szCs w:val="24"/>
            </w:rPr>
          </w:rPrChange>
        </w:rPr>
        <w:t>/</w:t>
      </w:r>
      <w:r w:rsidRPr="00304F25">
        <w:rPr>
          <w:rFonts w:eastAsia="STXihei" w:cs="Calibri"/>
          <w:sz w:val="24"/>
          <w:szCs w:val="24"/>
          <w:rPrChange w:id="1035" w:author="Gary Zhang" w:date="2026-07-24T15:55:00Z" w16du:dateUtc="2026-07-24T07:55:00Z">
            <w:rPr>
              <w:rFonts w:ascii="Calibri" w:eastAsia="STXihei" w:hAnsi="Calibri" w:cs="Calibri"/>
              <w:sz w:val="24"/>
              <w:szCs w:val="24"/>
            </w:rPr>
          </w:rPrChange>
        </w:rPr>
        <w:t>签字）：</w:t>
      </w:r>
      <w:del w:id="1036" w:author="Gary Zhang" w:date="2026-07-24T14:53:00Z" w16du:dateUtc="2026-07-24T06:53:00Z">
        <w:r w:rsidRPr="00304F25" w:rsidDel="00C25985">
          <w:rPr>
            <w:rFonts w:eastAsia="STXihei" w:cs="Calibri"/>
            <w:sz w:val="24"/>
            <w:szCs w:val="24"/>
            <w:rPrChange w:id="1037" w:author="Gary Zhang" w:date="2026-07-24T15:55:00Z" w16du:dateUtc="2026-07-24T07:55:00Z">
              <w:rPr>
                <w:rFonts w:ascii="Calibri" w:eastAsia="STXihei" w:hAnsi="Calibri" w:cs="Calibri"/>
                <w:sz w:val="24"/>
                <w:szCs w:val="24"/>
              </w:rPr>
            </w:rPrChange>
          </w:rPr>
          <w:delText xml:space="preserve"> </w:delText>
        </w:r>
      </w:del>
      <w:r w:rsidRPr="00304F25">
        <w:rPr>
          <w:rFonts w:eastAsia="STXihei" w:cs="Calibri"/>
          <w:sz w:val="24"/>
          <w:szCs w:val="24"/>
          <w:rPrChange w:id="1038" w:author="Gary Zhang" w:date="2026-07-24T15:55:00Z" w16du:dateUtc="2026-07-24T07:55:00Z">
            <w:rPr>
              <w:rFonts w:ascii="Calibri" w:eastAsia="STXihei" w:hAnsi="Calibri" w:cs="Calibri"/>
              <w:sz w:val="24"/>
              <w:szCs w:val="24"/>
            </w:rPr>
          </w:rPrChange>
        </w:rPr>
        <w:t>____</w:t>
      </w:r>
      <w:r w:rsidRPr="00304F25">
        <w:rPr>
          <w:rFonts w:eastAsia="STXihei" w:cs="Calibri"/>
          <w:sz w:val="24"/>
          <w:szCs w:val="24"/>
          <w:rPrChange w:id="1039" w:author="Gary Zhang" w:date="2026-07-24T15:55:00Z" w16du:dateUtc="2026-07-24T07:55:00Z">
            <w:rPr>
              <w:rFonts w:ascii="Calibri" w:eastAsia="STXihei" w:hAnsi="Calibri" w:cs="Calibri"/>
              <w:sz w:val="24"/>
              <w:szCs w:val="24"/>
            </w:rPr>
          </w:rPrChange>
        </w:rPr>
        <w:t>上海凭远智通信息咨询有限公司</w:t>
      </w:r>
      <w:r w:rsidRPr="00304F25">
        <w:rPr>
          <w:rFonts w:eastAsia="STXihei" w:cs="Calibri"/>
          <w:sz w:val="24"/>
          <w:szCs w:val="24"/>
          <w:rPrChange w:id="1040" w:author="Gary Zhang" w:date="2026-07-24T15:55:00Z" w16du:dateUtc="2026-07-24T07:55:00Z">
            <w:rPr>
              <w:rFonts w:ascii="Calibri" w:eastAsia="STXihei" w:hAnsi="Calibri" w:cs="Calibri"/>
              <w:sz w:val="24"/>
              <w:szCs w:val="24"/>
            </w:rPr>
          </w:rPrChange>
        </w:rPr>
        <w:t>____</w:t>
      </w:r>
    </w:p>
    <w:p w14:paraId="00000055" w14:textId="77777777" w:rsidR="00665EFE" w:rsidRPr="00304F25" w:rsidRDefault="00665EFE">
      <w:pPr>
        <w:spacing w:line="288" w:lineRule="auto"/>
        <w:rPr>
          <w:rFonts w:eastAsia="STXihei" w:cs="Calibri"/>
          <w:sz w:val="24"/>
          <w:szCs w:val="24"/>
          <w:rPrChange w:id="1041" w:author="Gary Zhang" w:date="2026-07-24T15:55:00Z" w16du:dateUtc="2026-07-24T07:55:00Z">
            <w:rPr>
              <w:rFonts w:ascii="Calibri" w:eastAsia="STXihei" w:hAnsi="Calibri" w:cs="Calibri"/>
              <w:sz w:val="24"/>
              <w:szCs w:val="24"/>
            </w:rPr>
          </w:rPrChange>
        </w:rPr>
      </w:pPr>
    </w:p>
    <w:p w14:paraId="00000056" w14:textId="77777777" w:rsidR="00665EFE" w:rsidRPr="00304F25" w:rsidRDefault="00665EFE">
      <w:pPr>
        <w:spacing w:line="288" w:lineRule="auto"/>
        <w:rPr>
          <w:rFonts w:eastAsia="STXihei" w:cs="Calibri"/>
          <w:sz w:val="24"/>
          <w:szCs w:val="24"/>
          <w:rPrChange w:id="1042" w:author="Gary Zhang" w:date="2026-07-24T15:55:00Z" w16du:dateUtc="2026-07-24T07:55:00Z">
            <w:rPr>
              <w:rFonts w:ascii="Calibri" w:eastAsia="STXihei" w:hAnsi="Calibri" w:cs="Calibri"/>
              <w:sz w:val="24"/>
              <w:szCs w:val="24"/>
            </w:rPr>
          </w:rPrChange>
        </w:rPr>
      </w:pPr>
    </w:p>
    <w:p w14:paraId="00000057" w14:textId="77777777" w:rsidR="00665EFE" w:rsidRPr="00304F25" w:rsidRDefault="00665EFE">
      <w:pPr>
        <w:spacing w:line="288" w:lineRule="auto"/>
        <w:rPr>
          <w:rFonts w:eastAsia="STXihei" w:cs="Calibri"/>
          <w:sz w:val="24"/>
          <w:szCs w:val="24"/>
          <w:rPrChange w:id="1043" w:author="Gary Zhang" w:date="2026-07-24T15:55:00Z" w16du:dateUtc="2026-07-24T07:55:00Z">
            <w:rPr>
              <w:rFonts w:ascii="Calibri" w:eastAsia="STXihei" w:hAnsi="Calibri" w:cs="Calibri"/>
              <w:sz w:val="24"/>
              <w:szCs w:val="24"/>
            </w:rPr>
          </w:rPrChange>
        </w:rPr>
      </w:pPr>
    </w:p>
    <w:p w14:paraId="00000058" w14:textId="77777777" w:rsidR="00665EFE" w:rsidRPr="00304F25" w:rsidRDefault="00000000">
      <w:pPr>
        <w:spacing w:line="288" w:lineRule="auto"/>
        <w:rPr>
          <w:rFonts w:eastAsia="STXihei" w:cs="Calibri"/>
          <w:sz w:val="24"/>
          <w:szCs w:val="24"/>
          <w:rPrChange w:id="1044" w:author="Gary Zhang" w:date="2026-07-24T15:55:00Z" w16du:dateUtc="2026-07-24T07:55:00Z">
            <w:rPr>
              <w:rFonts w:ascii="Calibri" w:eastAsia="STXihei" w:hAnsi="Calibri" w:cs="Calibri"/>
              <w:sz w:val="24"/>
              <w:szCs w:val="24"/>
            </w:rPr>
          </w:rPrChange>
        </w:rPr>
      </w:pPr>
      <w:r w:rsidRPr="00304F25">
        <w:rPr>
          <w:rFonts w:eastAsia="STXihei" w:cs="Calibri"/>
          <w:sz w:val="24"/>
          <w:szCs w:val="24"/>
          <w:rPrChange w:id="1045" w:author="Gary Zhang" w:date="2026-07-24T15:55:00Z" w16du:dateUtc="2026-07-24T07:55:00Z">
            <w:rPr>
              <w:rFonts w:ascii="Calibri" w:eastAsia="STXihei" w:hAnsi="Calibri" w:cs="Calibri"/>
              <w:sz w:val="24"/>
              <w:szCs w:val="24"/>
            </w:rPr>
          </w:rPrChange>
        </w:rPr>
        <w:t>日期：</w:t>
      </w:r>
      <w:del w:id="1046" w:author="Gary Zhang" w:date="2026-07-24T14:53:00Z" w16du:dateUtc="2026-07-24T06:53:00Z">
        <w:r w:rsidRPr="00304F25" w:rsidDel="00C25985">
          <w:rPr>
            <w:rFonts w:eastAsia="STXihei" w:cs="Calibri"/>
            <w:sz w:val="24"/>
            <w:szCs w:val="24"/>
            <w:rPrChange w:id="1047" w:author="Gary Zhang" w:date="2026-07-24T15:55:00Z" w16du:dateUtc="2026-07-24T07:55:00Z">
              <w:rPr>
                <w:rFonts w:ascii="Calibri" w:eastAsia="STXihei" w:hAnsi="Calibri" w:cs="Calibri"/>
                <w:sz w:val="24"/>
                <w:szCs w:val="24"/>
              </w:rPr>
            </w:rPrChange>
          </w:rPr>
          <w:delText xml:space="preserve"> </w:delText>
        </w:r>
      </w:del>
      <w:r w:rsidRPr="00304F25">
        <w:rPr>
          <w:rFonts w:eastAsia="STXihei" w:cs="Calibri"/>
          <w:sz w:val="24"/>
          <w:szCs w:val="24"/>
          <w:rPrChange w:id="1048" w:author="Gary Zhang" w:date="2026-07-24T15:55:00Z" w16du:dateUtc="2026-07-24T07:55:00Z">
            <w:rPr>
              <w:rFonts w:ascii="Calibri" w:eastAsia="STXihei" w:hAnsi="Calibri" w:cs="Calibri"/>
              <w:sz w:val="24"/>
              <w:szCs w:val="24"/>
            </w:rPr>
          </w:rPrChange>
        </w:rPr>
        <w:t>2026</w:t>
      </w:r>
      <w:r w:rsidRPr="00304F25">
        <w:rPr>
          <w:rFonts w:eastAsia="STXihei" w:cs="Calibri"/>
          <w:sz w:val="24"/>
          <w:szCs w:val="24"/>
          <w:rPrChange w:id="1049" w:author="Gary Zhang" w:date="2026-07-24T15:55:00Z" w16du:dateUtc="2026-07-24T07:55:00Z">
            <w:rPr>
              <w:rFonts w:ascii="Calibri" w:eastAsia="STXihei" w:hAnsi="Calibri" w:cs="Calibri"/>
              <w:sz w:val="24"/>
              <w:szCs w:val="24"/>
            </w:rPr>
          </w:rPrChange>
        </w:rPr>
        <w:t>年</w:t>
      </w:r>
      <w:r w:rsidRPr="00304F25">
        <w:rPr>
          <w:rFonts w:eastAsia="STXihei" w:cs="Calibri"/>
          <w:sz w:val="24"/>
          <w:szCs w:val="24"/>
          <w:rPrChange w:id="1050" w:author="Gary Zhang" w:date="2026-07-24T15:55:00Z" w16du:dateUtc="2026-07-24T07:55:00Z">
            <w:rPr>
              <w:rFonts w:ascii="Calibri" w:eastAsia="STXihei" w:hAnsi="Calibri" w:cs="Calibri"/>
              <w:sz w:val="24"/>
              <w:szCs w:val="24"/>
            </w:rPr>
          </w:rPrChange>
        </w:rPr>
        <w:t>____</w:t>
      </w:r>
      <w:r w:rsidRPr="00304F25">
        <w:rPr>
          <w:rFonts w:eastAsia="STXihei" w:cs="Calibri"/>
          <w:sz w:val="24"/>
          <w:szCs w:val="24"/>
          <w:rPrChange w:id="1051" w:author="Gary Zhang" w:date="2026-07-24T15:55:00Z" w16du:dateUtc="2026-07-24T07:55:00Z">
            <w:rPr>
              <w:rFonts w:ascii="Calibri" w:eastAsia="STXihei" w:hAnsi="Calibri" w:cs="Calibri"/>
              <w:sz w:val="24"/>
              <w:szCs w:val="24"/>
            </w:rPr>
          </w:rPrChange>
        </w:rPr>
        <w:t>月</w:t>
      </w:r>
      <w:r w:rsidRPr="00304F25">
        <w:rPr>
          <w:rFonts w:eastAsia="STXihei" w:cs="Calibri"/>
          <w:sz w:val="24"/>
          <w:szCs w:val="24"/>
          <w:rPrChange w:id="1052" w:author="Gary Zhang" w:date="2026-07-24T15:55:00Z" w16du:dateUtc="2026-07-24T07:55:00Z">
            <w:rPr>
              <w:rFonts w:ascii="Calibri" w:eastAsia="STXihei" w:hAnsi="Calibri" w:cs="Calibri"/>
              <w:sz w:val="24"/>
              <w:szCs w:val="24"/>
            </w:rPr>
          </w:rPrChange>
        </w:rPr>
        <w:t>____</w:t>
      </w:r>
      <w:r w:rsidRPr="00304F25">
        <w:rPr>
          <w:rFonts w:eastAsia="STXihei" w:cs="Calibri"/>
          <w:sz w:val="24"/>
          <w:szCs w:val="24"/>
          <w:rPrChange w:id="1053" w:author="Gary Zhang" w:date="2026-07-24T15:55:00Z" w16du:dateUtc="2026-07-24T07:55:00Z">
            <w:rPr>
              <w:rFonts w:ascii="Calibri" w:eastAsia="STXihei" w:hAnsi="Calibri" w:cs="Calibri"/>
              <w:sz w:val="24"/>
              <w:szCs w:val="24"/>
            </w:rPr>
          </w:rPrChange>
        </w:rPr>
        <w:t>日</w:t>
      </w:r>
    </w:p>
    <w:p w14:paraId="00000059" w14:textId="77777777" w:rsidR="00665EFE" w:rsidRPr="00304F25" w:rsidRDefault="00665EFE">
      <w:pPr>
        <w:spacing w:line="288" w:lineRule="auto"/>
        <w:rPr>
          <w:rFonts w:eastAsia="STXihei" w:cs="Calibri"/>
          <w:sz w:val="24"/>
          <w:szCs w:val="24"/>
          <w:rPrChange w:id="1054" w:author="Gary Zhang" w:date="2026-07-24T15:55:00Z" w16du:dateUtc="2026-07-24T07:55:00Z">
            <w:rPr>
              <w:rFonts w:ascii="Calibri" w:eastAsia="STXihei" w:hAnsi="Calibri" w:cs="Calibri"/>
              <w:sz w:val="24"/>
              <w:szCs w:val="24"/>
            </w:rPr>
          </w:rPrChange>
        </w:rPr>
      </w:pPr>
    </w:p>
    <w:p w14:paraId="0000005A" w14:textId="77777777" w:rsidR="00665EFE" w:rsidRPr="00304F25" w:rsidRDefault="00665EFE">
      <w:pPr>
        <w:spacing w:line="288" w:lineRule="auto"/>
        <w:rPr>
          <w:rFonts w:eastAsia="STXihei" w:cs="Calibri"/>
          <w:sz w:val="24"/>
          <w:szCs w:val="24"/>
          <w:rPrChange w:id="1055" w:author="Gary Zhang" w:date="2026-07-24T15:55:00Z" w16du:dateUtc="2026-07-24T07:55:00Z">
            <w:rPr>
              <w:rFonts w:ascii="Calibri" w:eastAsia="STXihei" w:hAnsi="Calibri" w:cs="Calibri"/>
              <w:sz w:val="24"/>
              <w:szCs w:val="24"/>
            </w:rPr>
          </w:rPrChange>
        </w:rPr>
      </w:pPr>
    </w:p>
    <w:p w14:paraId="0000005B" w14:textId="77777777" w:rsidR="00665EFE" w:rsidRPr="00304F25" w:rsidRDefault="00665EFE">
      <w:pPr>
        <w:spacing w:line="288" w:lineRule="auto"/>
        <w:rPr>
          <w:rFonts w:eastAsia="STXihei" w:cs="Calibri"/>
          <w:sz w:val="24"/>
          <w:szCs w:val="24"/>
          <w:rPrChange w:id="1056" w:author="Gary Zhang" w:date="2026-07-24T15:55:00Z" w16du:dateUtc="2026-07-24T07:55:00Z">
            <w:rPr>
              <w:rFonts w:ascii="Calibri" w:eastAsia="STXihei" w:hAnsi="Calibri" w:cs="Calibri"/>
              <w:sz w:val="24"/>
              <w:szCs w:val="24"/>
            </w:rPr>
          </w:rPrChange>
        </w:rPr>
      </w:pPr>
    </w:p>
    <w:p w14:paraId="0000005C" w14:textId="77777777" w:rsidR="00665EFE" w:rsidRPr="00304F25" w:rsidRDefault="00665EFE">
      <w:pPr>
        <w:spacing w:line="288" w:lineRule="auto"/>
        <w:rPr>
          <w:rFonts w:eastAsia="STXihei" w:cs="Calibri"/>
          <w:sz w:val="24"/>
          <w:szCs w:val="24"/>
          <w:rPrChange w:id="1057" w:author="Gary Zhang" w:date="2026-07-24T15:55:00Z" w16du:dateUtc="2026-07-24T07:55:00Z">
            <w:rPr>
              <w:rFonts w:ascii="Calibri" w:eastAsia="STXihei" w:hAnsi="Calibri" w:cs="Calibri"/>
              <w:sz w:val="24"/>
              <w:szCs w:val="24"/>
            </w:rPr>
          </w:rPrChange>
        </w:rPr>
      </w:pPr>
    </w:p>
    <w:p w14:paraId="0000005D" w14:textId="77777777" w:rsidR="00665EFE" w:rsidRPr="00304F25" w:rsidRDefault="00665EFE">
      <w:pPr>
        <w:spacing w:line="288" w:lineRule="auto"/>
        <w:rPr>
          <w:rFonts w:eastAsia="STXihei" w:cs="Calibri"/>
          <w:sz w:val="24"/>
          <w:szCs w:val="24"/>
          <w:rPrChange w:id="1058" w:author="Gary Zhang" w:date="2026-07-24T15:55:00Z" w16du:dateUtc="2026-07-24T07:55:00Z">
            <w:rPr>
              <w:rFonts w:ascii="Calibri" w:eastAsia="STXihei" w:hAnsi="Calibri" w:cs="Calibri"/>
              <w:sz w:val="24"/>
              <w:szCs w:val="24"/>
            </w:rPr>
          </w:rPrChange>
        </w:rPr>
      </w:pPr>
    </w:p>
    <w:p w14:paraId="0000005E" w14:textId="77777777" w:rsidR="00665EFE" w:rsidRPr="00304F25" w:rsidRDefault="00665EFE">
      <w:pPr>
        <w:spacing w:line="288" w:lineRule="auto"/>
        <w:rPr>
          <w:rFonts w:eastAsia="STXihei" w:cs="Calibri"/>
          <w:sz w:val="24"/>
          <w:szCs w:val="24"/>
          <w:rPrChange w:id="1059" w:author="Gary Zhang" w:date="2026-07-24T15:55:00Z" w16du:dateUtc="2026-07-24T07:55:00Z">
            <w:rPr>
              <w:rFonts w:ascii="Calibri" w:eastAsia="STXihei" w:hAnsi="Calibri" w:cs="Calibri"/>
              <w:sz w:val="24"/>
              <w:szCs w:val="24"/>
            </w:rPr>
          </w:rPrChange>
        </w:rPr>
      </w:pPr>
    </w:p>
    <w:p w14:paraId="0000005F" w14:textId="77777777" w:rsidR="00665EFE" w:rsidRPr="00304F25" w:rsidRDefault="00000000">
      <w:pPr>
        <w:spacing w:line="288" w:lineRule="auto"/>
        <w:rPr>
          <w:rFonts w:eastAsia="STXihei" w:cs="Calibri"/>
          <w:sz w:val="24"/>
          <w:szCs w:val="24"/>
          <w:rPrChange w:id="1060" w:author="Gary Zhang" w:date="2026-07-24T15:55:00Z" w16du:dateUtc="2026-07-24T07:55:00Z">
            <w:rPr>
              <w:rFonts w:ascii="Calibri" w:eastAsia="STXihei" w:hAnsi="Calibri" w:cs="Calibri"/>
              <w:sz w:val="24"/>
              <w:szCs w:val="24"/>
            </w:rPr>
          </w:rPrChange>
        </w:rPr>
      </w:pPr>
      <w:r w:rsidRPr="00304F25">
        <w:rPr>
          <w:rFonts w:eastAsia="STXihei" w:cs="Calibri"/>
          <w:sz w:val="24"/>
          <w:szCs w:val="24"/>
          <w:rPrChange w:id="1061" w:author="Gary Zhang" w:date="2026-07-24T15:55:00Z" w16du:dateUtc="2026-07-24T07:55:00Z">
            <w:rPr>
              <w:rFonts w:ascii="Calibri" w:eastAsia="STXihei" w:hAnsi="Calibri" w:cs="Calibri"/>
              <w:sz w:val="24"/>
              <w:szCs w:val="24"/>
            </w:rPr>
          </w:rPrChange>
        </w:rPr>
        <w:t>乙方（盖章</w:t>
      </w:r>
      <w:r w:rsidRPr="00304F25">
        <w:rPr>
          <w:rFonts w:eastAsia="STXihei" w:cs="Calibri"/>
          <w:sz w:val="24"/>
          <w:szCs w:val="24"/>
          <w:rPrChange w:id="1062" w:author="Gary Zhang" w:date="2026-07-24T15:55:00Z" w16du:dateUtc="2026-07-24T07:55:00Z">
            <w:rPr>
              <w:rFonts w:ascii="Calibri" w:eastAsia="STXihei" w:hAnsi="Calibri" w:cs="Calibri"/>
              <w:sz w:val="24"/>
              <w:szCs w:val="24"/>
            </w:rPr>
          </w:rPrChange>
        </w:rPr>
        <w:t>/</w:t>
      </w:r>
      <w:r w:rsidRPr="00304F25">
        <w:rPr>
          <w:rFonts w:eastAsia="STXihei" w:cs="Calibri"/>
          <w:sz w:val="24"/>
          <w:szCs w:val="24"/>
          <w:rPrChange w:id="1063" w:author="Gary Zhang" w:date="2026-07-24T15:55:00Z" w16du:dateUtc="2026-07-24T07:55:00Z">
            <w:rPr>
              <w:rFonts w:ascii="Calibri" w:eastAsia="STXihei" w:hAnsi="Calibri" w:cs="Calibri"/>
              <w:sz w:val="24"/>
              <w:szCs w:val="24"/>
            </w:rPr>
          </w:rPrChange>
        </w:rPr>
        <w:t>签字）：</w:t>
      </w:r>
      <w:del w:id="1064" w:author="Gary Zhang" w:date="2026-07-24T14:53:00Z" w16du:dateUtc="2026-07-24T06:53:00Z">
        <w:r w:rsidRPr="00304F25" w:rsidDel="00C25985">
          <w:rPr>
            <w:rFonts w:eastAsia="STXihei" w:cs="Calibri"/>
            <w:sz w:val="24"/>
            <w:szCs w:val="24"/>
            <w:rPrChange w:id="1065" w:author="Gary Zhang" w:date="2026-07-24T15:55:00Z" w16du:dateUtc="2026-07-24T07:55:00Z">
              <w:rPr>
                <w:rFonts w:ascii="Calibri" w:eastAsia="STXihei" w:hAnsi="Calibri" w:cs="Calibri"/>
                <w:sz w:val="24"/>
                <w:szCs w:val="24"/>
              </w:rPr>
            </w:rPrChange>
          </w:rPr>
          <w:delText xml:space="preserve"> </w:delText>
        </w:r>
      </w:del>
      <w:r w:rsidRPr="00304F25">
        <w:rPr>
          <w:rFonts w:eastAsia="STXihei" w:cs="Calibri"/>
          <w:sz w:val="24"/>
          <w:szCs w:val="24"/>
          <w:rPrChange w:id="1066" w:author="Gary Zhang" w:date="2026-07-24T15:55:00Z" w16du:dateUtc="2026-07-24T07:55:00Z">
            <w:rPr>
              <w:rFonts w:ascii="Calibri" w:eastAsia="STXihei" w:hAnsi="Calibri" w:cs="Calibri"/>
              <w:sz w:val="24"/>
              <w:szCs w:val="24"/>
            </w:rPr>
          </w:rPrChange>
        </w:rPr>
        <w:t>鼓点未来</w:t>
      </w:r>
    </w:p>
    <w:p w14:paraId="00000060" w14:textId="77777777" w:rsidR="00665EFE" w:rsidRPr="00304F25" w:rsidRDefault="00665EFE">
      <w:pPr>
        <w:spacing w:line="288" w:lineRule="auto"/>
        <w:rPr>
          <w:rFonts w:eastAsia="STXihei" w:cs="Calibri"/>
          <w:sz w:val="24"/>
          <w:szCs w:val="24"/>
          <w:rPrChange w:id="1067" w:author="Gary Zhang" w:date="2026-07-24T15:55:00Z" w16du:dateUtc="2026-07-24T07:55:00Z">
            <w:rPr>
              <w:rFonts w:ascii="Calibri" w:eastAsia="STXihei" w:hAnsi="Calibri" w:cs="Calibri"/>
              <w:sz w:val="24"/>
              <w:szCs w:val="24"/>
            </w:rPr>
          </w:rPrChange>
        </w:rPr>
      </w:pPr>
    </w:p>
    <w:p w14:paraId="00000061" w14:textId="77777777" w:rsidR="00665EFE" w:rsidRPr="00304F25" w:rsidRDefault="00665EFE">
      <w:pPr>
        <w:spacing w:line="288" w:lineRule="auto"/>
        <w:rPr>
          <w:rFonts w:eastAsia="STXihei" w:cs="Calibri"/>
          <w:sz w:val="24"/>
          <w:szCs w:val="24"/>
          <w:rPrChange w:id="1068" w:author="Gary Zhang" w:date="2026-07-24T15:55:00Z" w16du:dateUtc="2026-07-24T07:55:00Z">
            <w:rPr>
              <w:rFonts w:ascii="Calibri" w:eastAsia="STXihei" w:hAnsi="Calibri" w:cs="Calibri"/>
              <w:sz w:val="24"/>
              <w:szCs w:val="24"/>
            </w:rPr>
          </w:rPrChange>
        </w:rPr>
      </w:pPr>
    </w:p>
    <w:p w14:paraId="00000062" w14:textId="77777777" w:rsidR="00665EFE" w:rsidRPr="00304F25" w:rsidRDefault="00665EFE">
      <w:pPr>
        <w:spacing w:line="288" w:lineRule="auto"/>
        <w:rPr>
          <w:rFonts w:eastAsia="STXihei" w:cs="Calibri"/>
          <w:sz w:val="24"/>
          <w:szCs w:val="24"/>
          <w:rPrChange w:id="1069" w:author="Gary Zhang" w:date="2026-07-24T15:55:00Z" w16du:dateUtc="2026-07-24T07:55:00Z">
            <w:rPr>
              <w:rFonts w:ascii="Calibri" w:eastAsia="STXihei" w:hAnsi="Calibri" w:cs="Calibri"/>
              <w:sz w:val="24"/>
              <w:szCs w:val="24"/>
            </w:rPr>
          </w:rPrChange>
        </w:rPr>
      </w:pPr>
    </w:p>
    <w:p w14:paraId="00000063" w14:textId="77777777" w:rsidR="00665EFE" w:rsidRPr="00304F25" w:rsidRDefault="00665EFE">
      <w:pPr>
        <w:spacing w:line="288" w:lineRule="auto"/>
        <w:rPr>
          <w:rFonts w:eastAsia="STXihei" w:cs="Calibri"/>
          <w:sz w:val="24"/>
          <w:szCs w:val="24"/>
          <w:rPrChange w:id="1070" w:author="Gary Zhang" w:date="2026-07-24T15:55:00Z" w16du:dateUtc="2026-07-24T07:55:00Z">
            <w:rPr>
              <w:rFonts w:ascii="Calibri" w:eastAsia="STXihei" w:hAnsi="Calibri" w:cs="Calibri"/>
              <w:sz w:val="24"/>
              <w:szCs w:val="24"/>
            </w:rPr>
          </w:rPrChange>
        </w:rPr>
      </w:pPr>
    </w:p>
    <w:p w14:paraId="00000064" w14:textId="77777777" w:rsidR="00665EFE" w:rsidRPr="00304F25" w:rsidRDefault="00665EFE">
      <w:pPr>
        <w:spacing w:line="288" w:lineRule="auto"/>
        <w:rPr>
          <w:rFonts w:eastAsia="STXihei" w:cs="Calibri"/>
          <w:sz w:val="24"/>
          <w:szCs w:val="24"/>
          <w:rPrChange w:id="1071" w:author="Gary Zhang" w:date="2026-07-24T15:55:00Z" w16du:dateUtc="2026-07-24T07:55:00Z">
            <w:rPr>
              <w:rFonts w:ascii="Calibri" w:eastAsia="STXihei" w:hAnsi="Calibri" w:cs="Calibri"/>
              <w:sz w:val="24"/>
              <w:szCs w:val="24"/>
            </w:rPr>
          </w:rPrChange>
        </w:rPr>
      </w:pPr>
    </w:p>
    <w:p w14:paraId="00000065" w14:textId="77777777" w:rsidR="00665EFE" w:rsidRPr="00304F25" w:rsidRDefault="00000000">
      <w:pPr>
        <w:spacing w:line="288" w:lineRule="auto"/>
        <w:rPr>
          <w:rFonts w:eastAsia="STXihei" w:cs="Calibri"/>
          <w:sz w:val="24"/>
          <w:szCs w:val="24"/>
          <w:rPrChange w:id="1072" w:author="Gary Zhang" w:date="2026-07-24T15:55:00Z" w16du:dateUtc="2026-07-24T07:55:00Z">
            <w:rPr>
              <w:rFonts w:ascii="Calibri" w:eastAsia="STXihei" w:hAnsi="Calibri" w:cs="Calibri"/>
              <w:sz w:val="24"/>
              <w:szCs w:val="24"/>
            </w:rPr>
          </w:rPrChange>
        </w:rPr>
      </w:pPr>
      <w:r w:rsidRPr="00304F25">
        <w:rPr>
          <w:rFonts w:eastAsia="STXihei" w:cs="Calibri"/>
          <w:sz w:val="24"/>
          <w:szCs w:val="24"/>
          <w:rPrChange w:id="1073" w:author="Gary Zhang" w:date="2026-07-24T15:55:00Z" w16du:dateUtc="2026-07-24T07:55:00Z">
            <w:rPr>
              <w:rFonts w:ascii="Calibri" w:eastAsia="STXihei" w:hAnsi="Calibri" w:cs="Calibri"/>
              <w:sz w:val="24"/>
              <w:szCs w:val="24"/>
            </w:rPr>
          </w:rPrChange>
        </w:rPr>
        <w:t>日期：</w:t>
      </w:r>
      <w:del w:id="1074" w:author="Gary Zhang" w:date="2026-07-24T14:53:00Z" w16du:dateUtc="2026-07-24T06:53:00Z">
        <w:r w:rsidRPr="00304F25" w:rsidDel="00C25985">
          <w:rPr>
            <w:rFonts w:eastAsia="STXihei" w:cs="Calibri"/>
            <w:sz w:val="24"/>
            <w:szCs w:val="24"/>
            <w:rPrChange w:id="1075" w:author="Gary Zhang" w:date="2026-07-24T15:55:00Z" w16du:dateUtc="2026-07-24T07:55:00Z">
              <w:rPr>
                <w:rFonts w:ascii="Calibri" w:eastAsia="STXihei" w:hAnsi="Calibri" w:cs="Calibri"/>
                <w:sz w:val="24"/>
                <w:szCs w:val="24"/>
              </w:rPr>
            </w:rPrChange>
          </w:rPr>
          <w:delText xml:space="preserve"> </w:delText>
        </w:r>
      </w:del>
      <w:r w:rsidRPr="00304F25">
        <w:rPr>
          <w:rFonts w:eastAsia="STXihei" w:cs="Calibri"/>
          <w:sz w:val="24"/>
          <w:szCs w:val="24"/>
          <w:rPrChange w:id="1076" w:author="Gary Zhang" w:date="2026-07-24T15:55:00Z" w16du:dateUtc="2026-07-24T07:55:00Z">
            <w:rPr>
              <w:rFonts w:ascii="Calibri" w:eastAsia="STXihei" w:hAnsi="Calibri" w:cs="Calibri"/>
              <w:sz w:val="24"/>
              <w:szCs w:val="24"/>
            </w:rPr>
          </w:rPrChange>
        </w:rPr>
        <w:t>2026</w:t>
      </w:r>
      <w:r w:rsidRPr="00304F25">
        <w:rPr>
          <w:rFonts w:eastAsia="STXihei" w:cs="Calibri"/>
          <w:sz w:val="24"/>
          <w:szCs w:val="24"/>
          <w:rPrChange w:id="1077" w:author="Gary Zhang" w:date="2026-07-24T15:55:00Z" w16du:dateUtc="2026-07-24T07:55:00Z">
            <w:rPr>
              <w:rFonts w:ascii="Calibri" w:eastAsia="STXihei" w:hAnsi="Calibri" w:cs="Calibri"/>
              <w:sz w:val="24"/>
              <w:szCs w:val="24"/>
            </w:rPr>
          </w:rPrChange>
        </w:rPr>
        <w:t>年</w:t>
      </w:r>
      <w:r w:rsidRPr="00304F25">
        <w:rPr>
          <w:rFonts w:eastAsia="STXihei" w:cs="Calibri"/>
          <w:sz w:val="24"/>
          <w:szCs w:val="24"/>
          <w:rPrChange w:id="1078" w:author="Gary Zhang" w:date="2026-07-24T15:55:00Z" w16du:dateUtc="2026-07-24T07:55:00Z">
            <w:rPr>
              <w:rFonts w:ascii="Calibri" w:eastAsia="STXihei" w:hAnsi="Calibri" w:cs="Calibri"/>
              <w:sz w:val="24"/>
              <w:szCs w:val="24"/>
            </w:rPr>
          </w:rPrChange>
        </w:rPr>
        <w:t>____</w:t>
      </w:r>
      <w:r w:rsidRPr="00304F25">
        <w:rPr>
          <w:rFonts w:eastAsia="STXihei" w:cs="Calibri"/>
          <w:sz w:val="24"/>
          <w:szCs w:val="24"/>
          <w:rPrChange w:id="1079" w:author="Gary Zhang" w:date="2026-07-24T15:55:00Z" w16du:dateUtc="2026-07-24T07:55:00Z">
            <w:rPr>
              <w:rFonts w:ascii="Calibri" w:eastAsia="STXihei" w:hAnsi="Calibri" w:cs="Calibri"/>
              <w:sz w:val="24"/>
              <w:szCs w:val="24"/>
            </w:rPr>
          </w:rPrChange>
        </w:rPr>
        <w:t>月</w:t>
      </w:r>
      <w:r w:rsidRPr="00304F25">
        <w:rPr>
          <w:rFonts w:eastAsia="STXihei" w:cs="Calibri"/>
          <w:sz w:val="24"/>
          <w:szCs w:val="24"/>
          <w:rPrChange w:id="1080" w:author="Gary Zhang" w:date="2026-07-24T15:55:00Z" w16du:dateUtc="2026-07-24T07:55:00Z">
            <w:rPr>
              <w:rFonts w:ascii="Calibri" w:eastAsia="STXihei" w:hAnsi="Calibri" w:cs="Calibri"/>
              <w:sz w:val="24"/>
              <w:szCs w:val="24"/>
            </w:rPr>
          </w:rPrChange>
        </w:rPr>
        <w:t>____</w:t>
      </w:r>
      <w:r w:rsidRPr="00304F25">
        <w:rPr>
          <w:rFonts w:eastAsia="STXihei" w:cs="Calibri"/>
          <w:sz w:val="24"/>
          <w:szCs w:val="24"/>
          <w:rPrChange w:id="1081" w:author="Gary Zhang" w:date="2026-07-24T15:55:00Z" w16du:dateUtc="2026-07-24T07:55:00Z">
            <w:rPr>
              <w:rFonts w:ascii="Calibri" w:eastAsia="STXihei" w:hAnsi="Calibri" w:cs="Calibri"/>
              <w:sz w:val="24"/>
              <w:szCs w:val="24"/>
            </w:rPr>
          </w:rPrChange>
        </w:rPr>
        <w:t>日</w:t>
      </w:r>
    </w:p>
    <w:p w14:paraId="00000066" w14:textId="3DCD7E75" w:rsidR="001514F6" w:rsidRPr="00304F25" w:rsidRDefault="001514F6">
      <w:pPr>
        <w:rPr>
          <w:ins w:id="1082" w:author="Peter Zhang" w:date="2026-07-23T19:20:00Z" w16du:dateUtc="2026-07-23T11:20:00Z"/>
          <w:rFonts w:eastAsia="STXihei" w:cs="Calibri"/>
          <w:sz w:val="24"/>
          <w:szCs w:val="24"/>
          <w:rPrChange w:id="1083" w:author="Gary Zhang" w:date="2026-07-24T15:55:00Z" w16du:dateUtc="2026-07-24T07:55:00Z">
            <w:rPr>
              <w:ins w:id="1084" w:author="Peter Zhang" w:date="2026-07-23T19:20:00Z" w16du:dateUtc="2026-07-23T11:20:00Z"/>
              <w:rFonts w:ascii="Calibri" w:eastAsia="STXihei" w:hAnsi="Calibri" w:cs="Calibri"/>
              <w:sz w:val="24"/>
              <w:szCs w:val="24"/>
            </w:rPr>
          </w:rPrChange>
        </w:rPr>
      </w:pPr>
      <w:ins w:id="1085" w:author="Peter Zhang" w:date="2026-07-23T19:20:00Z" w16du:dateUtc="2026-07-23T11:20:00Z">
        <w:r w:rsidRPr="00304F25">
          <w:rPr>
            <w:rFonts w:eastAsia="STXihei" w:cs="Calibri"/>
            <w:sz w:val="24"/>
            <w:szCs w:val="24"/>
            <w:rPrChange w:id="1086" w:author="Gary Zhang" w:date="2026-07-24T15:55:00Z" w16du:dateUtc="2026-07-24T07:55:00Z">
              <w:rPr>
                <w:rFonts w:ascii="Calibri" w:eastAsia="STXihei" w:hAnsi="Calibri" w:cs="Calibri"/>
                <w:sz w:val="24"/>
                <w:szCs w:val="24"/>
              </w:rPr>
            </w:rPrChange>
          </w:rPr>
          <w:br w:type="page"/>
        </w:r>
      </w:ins>
    </w:p>
    <w:p w14:paraId="19D9E0B8" w14:textId="4FD6C103" w:rsidR="001514F6" w:rsidRPr="00304F25" w:rsidRDefault="001514F6" w:rsidP="001514F6">
      <w:pPr>
        <w:spacing w:line="288" w:lineRule="auto"/>
        <w:jc w:val="center"/>
        <w:rPr>
          <w:ins w:id="1087" w:author="Peter Zhang" w:date="2026-07-23T19:20:00Z" w16du:dateUtc="2026-07-23T11:20:00Z"/>
          <w:rFonts w:eastAsia="STXihei" w:cs="Calibri"/>
          <w:b/>
          <w:bCs/>
          <w:sz w:val="32"/>
          <w:szCs w:val="32"/>
          <w:rPrChange w:id="1088" w:author="Gary Zhang" w:date="2026-07-24T15:55:00Z" w16du:dateUtc="2026-07-24T07:55:00Z">
            <w:rPr>
              <w:ins w:id="1089" w:author="Peter Zhang" w:date="2026-07-23T19:20:00Z" w16du:dateUtc="2026-07-23T11:20:00Z"/>
              <w:rFonts w:ascii="Calibri" w:eastAsia="STXihei" w:hAnsi="Calibri" w:cs="Calibri"/>
              <w:b/>
              <w:bCs/>
              <w:sz w:val="32"/>
              <w:szCs w:val="32"/>
            </w:rPr>
          </w:rPrChange>
        </w:rPr>
      </w:pPr>
      <w:ins w:id="1090" w:author="Peter Zhang" w:date="2026-07-23T19:20:00Z" w16du:dateUtc="2026-07-23T11:20:00Z">
        <w:r w:rsidRPr="00304F25">
          <w:rPr>
            <w:rFonts w:eastAsia="STXihei" w:cs="Calibri" w:hint="eastAsia"/>
            <w:b/>
            <w:bCs/>
            <w:sz w:val="32"/>
            <w:szCs w:val="32"/>
            <w:rPrChange w:id="1091" w:author="Gary Zhang" w:date="2026-07-24T15:55:00Z" w16du:dateUtc="2026-07-24T07:55:00Z">
              <w:rPr>
                <w:rFonts w:ascii="Calibri" w:eastAsia="STXihei" w:hAnsi="Calibri" w:cs="Calibri" w:hint="eastAsia"/>
                <w:b/>
                <w:bCs/>
                <w:sz w:val="32"/>
                <w:szCs w:val="32"/>
              </w:rPr>
            </w:rPrChange>
          </w:rPr>
          <w:lastRenderedPageBreak/>
          <w:t>附件一：产品需求规格书</w:t>
        </w:r>
      </w:ins>
    </w:p>
    <w:p w14:paraId="0CB35F3A" w14:textId="77777777" w:rsidR="00E60317" w:rsidRPr="00304F25" w:rsidRDefault="00E60317" w:rsidP="00E60317">
      <w:pPr>
        <w:spacing w:line="288" w:lineRule="auto"/>
        <w:rPr>
          <w:rFonts w:eastAsia="STXihei" w:cstheme="majorHAnsi"/>
          <w:sz w:val="24"/>
          <w:szCs w:val="24"/>
          <w:rPrChange w:id="1092" w:author="Gary Zhang" w:date="2026-07-24T15:55:00Z" w16du:dateUtc="2026-07-24T07:55:00Z">
            <w:rPr>
              <w:rFonts w:asciiTheme="majorHAnsi" w:eastAsia="STXihei" w:hAnsiTheme="majorHAnsi" w:cstheme="majorHAnsi"/>
              <w:sz w:val="24"/>
              <w:szCs w:val="24"/>
            </w:rPr>
          </w:rPrChange>
        </w:rPr>
      </w:pPr>
      <w:r w:rsidRPr="00304F25">
        <w:rPr>
          <w:rFonts w:eastAsia="STXihei" w:cstheme="majorHAnsi"/>
          <w:sz w:val="24"/>
          <w:szCs w:val="24"/>
          <w:rPrChange w:id="1093" w:author="Gary Zhang" w:date="2026-07-24T15:55:00Z" w16du:dateUtc="2026-07-24T07:55:00Z">
            <w:rPr>
              <w:rFonts w:asciiTheme="majorHAnsi" w:eastAsia="STXihei" w:hAnsiTheme="majorHAnsi" w:cstheme="majorHAnsi"/>
              <w:sz w:val="24"/>
              <w:szCs w:val="24"/>
            </w:rPr>
          </w:rPrChange>
        </w:rPr>
        <w:t>甲方（委托方）：</w:t>
      </w:r>
      <w:del w:id="1094" w:author="Gary Zhang" w:date="2026-07-24T14:53:00Z" w16du:dateUtc="2026-07-24T06:53:00Z">
        <w:r w:rsidRPr="00304F25" w:rsidDel="00C25985">
          <w:rPr>
            <w:rFonts w:eastAsia="STXihei" w:cstheme="majorHAnsi"/>
            <w:sz w:val="24"/>
            <w:szCs w:val="24"/>
            <w:rPrChange w:id="1095" w:author="Gary Zhang" w:date="2026-07-24T15:55:00Z" w16du:dateUtc="2026-07-24T07:55:00Z">
              <w:rPr>
                <w:rFonts w:asciiTheme="majorHAnsi" w:eastAsia="STXihei" w:hAnsiTheme="majorHAnsi" w:cstheme="majorHAnsi"/>
                <w:sz w:val="24"/>
                <w:szCs w:val="24"/>
              </w:rPr>
            </w:rPrChange>
          </w:rPr>
          <w:delText xml:space="preserve"> </w:delText>
        </w:r>
      </w:del>
      <w:r w:rsidRPr="00304F25">
        <w:rPr>
          <w:rFonts w:eastAsia="STXihei" w:cstheme="majorHAnsi"/>
          <w:sz w:val="24"/>
          <w:szCs w:val="24"/>
          <w:rPrChange w:id="1096" w:author="Gary Zhang" w:date="2026-07-24T15:55:00Z" w16du:dateUtc="2026-07-24T07:55:00Z">
            <w:rPr>
              <w:rFonts w:asciiTheme="majorHAnsi" w:eastAsia="STXihei" w:hAnsiTheme="majorHAnsi" w:cstheme="majorHAnsi"/>
              <w:sz w:val="24"/>
              <w:szCs w:val="24"/>
            </w:rPr>
          </w:rPrChange>
        </w:rPr>
        <w:t>上海凭远智通信息咨询有限公司</w:t>
      </w:r>
    </w:p>
    <w:p w14:paraId="5858FB8D" w14:textId="77777777" w:rsidR="00E60317" w:rsidRPr="00304F25" w:rsidRDefault="00E60317" w:rsidP="00E60317">
      <w:pPr>
        <w:spacing w:line="288" w:lineRule="auto"/>
        <w:rPr>
          <w:rFonts w:eastAsia="STXihei" w:cstheme="majorHAnsi"/>
          <w:sz w:val="24"/>
          <w:szCs w:val="24"/>
          <w:rPrChange w:id="1097" w:author="Gary Zhang" w:date="2026-07-24T15:55:00Z" w16du:dateUtc="2026-07-24T07:55:00Z">
            <w:rPr>
              <w:rFonts w:asciiTheme="majorHAnsi" w:eastAsia="STXihei" w:hAnsiTheme="majorHAnsi" w:cstheme="majorHAnsi"/>
              <w:sz w:val="24"/>
              <w:szCs w:val="24"/>
            </w:rPr>
          </w:rPrChange>
        </w:rPr>
      </w:pPr>
      <w:r w:rsidRPr="00304F25">
        <w:rPr>
          <w:rFonts w:eastAsia="STXihei" w:cstheme="majorHAnsi"/>
          <w:sz w:val="24"/>
          <w:szCs w:val="24"/>
          <w:rPrChange w:id="1098" w:author="Gary Zhang" w:date="2026-07-24T15:55:00Z" w16du:dateUtc="2026-07-24T07:55:00Z">
            <w:rPr>
              <w:rFonts w:asciiTheme="majorHAnsi" w:eastAsia="STXihei" w:hAnsiTheme="majorHAnsi" w:cstheme="majorHAnsi"/>
              <w:sz w:val="24"/>
              <w:szCs w:val="24"/>
            </w:rPr>
          </w:rPrChange>
        </w:rPr>
        <w:t>统一社会信用代码：</w:t>
      </w:r>
      <w:del w:id="1099" w:author="Gary Zhang" w:date="2026-07-24T14:53:00Z" w16du:dateUtc="2026-07-24T06:53:00Z">
        <w:r w:rsidRPr="00304F25" w:rsidDel="00C25985">
          <w:rPr>
            <w:rFonts w:eastAsia="STXihei" w:cstheme="majorHAnsi"/>
            <w:sz w:val="24"/>
            <w:szCs w:val="24"/>
            <w:rPrChange w:id="1100" w:author="Gary Zhang" w:date="2026-07-24T15:55:00Z" w16du:dateUtc="2026-07-24T07:55:00Z">
              <w:rPr>
                <w:rFonts w:asciiTheme="majorHAnsi" w:eastAsia="STXihei" w:hAnsiTheme="majorHAnsi" w:cstheme="majorHAnsi"/>
                <w:sz w:val="24"/>
                <w:szCs w:val="24"/>
              </w:rPr>
            </w:rPrChange>
          </w:rPr>
          <w:delText xml:space="preserve"> </w:delText>
        </w:r>
      </w:del>
      <w:r w:rsidRPr="00304F25">
        <w:rPr>
          <w:rFonts w:eastAsia="STXihei" w:cstheme="majorHAnsi"/>
          <w:sz w:val="24"/>
          <w:szCs w:val="24"/>
          <w:rPrChange w:id="1101" w:author="Gary Zhang" w:date="2026-07-24T15:55:00Z" w16du:dateUtc="2026-07-24T07:55:00Z">
            <w:rPr>
              <w:rFonts w:asciiTheme="majorHAnsi" w:eastAsia="STXihei" w:hAnsiTheme="majorHAnsi" w:cstheme="majorHAnsi"/>
              <w:sz w:val="24"/>
              <w:szCs w:val="24"/>
            </w:rPr>
          </w:rPrChange>
        </w:rPr>
        <w:t>91310109570826197E</w:t>
      </w:r>
    </w:p>
    <w:p w14:paraId="68B73500" w14:textId="77777777" w:rsidR="00E60317" w:rsidRPr="00304F25" w:rsidRDefault="00E60317" w:rsidP="00E60317">
      <w:pPr>
        <w:spacing w:line="288" w:lineRule="auto"/>
        <w:rPr>
          <w:rFonts w:eastAsia="STXihei" w:cstheme="majorHAnsi"/>
          <w:sz w:val="24"/>
          <w:szCs w:val="24"/>
          <w:rPrChange w:id="1102" w:author="Gary Zhang" w:date="2026-07-24T15:55:00Z" w16du:dateUtc="2026-07-24T07:55:00Z">
            <w:rPr>
              <w:rFonts w:asciiTheme="majorHAnsi" w:eastAsia="STXihei" w:hAnsiTheme="majorHAnsi" w:cstheme="majorHAnsi"/>
              <w:sz w:val="24"/>
              <w:szCs w:val="24"/>
            </w:rPr>
          </w:rPrChange>
        </w:rPr>
      </w:pPr>
      <w:r w:rsidRPr="00304F25">
        <w:rPr>
          <w:rFonts w:eastAsia="STXihei" w:cstheme="majorHAnsi"/>
          <w:sz w:val="24"/>
          <w:szCs w:val="24"/>
          <w:rPrChange w:id="1103" w:author="Gary Zhang" w:date="2026-07-24T15:55:00Z" w16du:dateUtc="2026-07-24T07:55:00Z">
            <w:rPr>
              <w:rFonts w:asciiTheme="majorHAnsi" w:eastAsia="STXihei" w:hAnsiTheme="majorHAnsi" w:cstheme="majorHAnsi"/>
              <w:sz w:val="24"/>
              <w:szCs w:val="24"/>
            </w:rPr>
          </w:rPrChange>
        </w:rPr>
        <w:t>联系人：</w:t>
      </w:r>
      <w:del w:id="1104" w:author="Gary Zhang" w:date="2026-07-24T14:53:00Z" w16du:dateUtc="2026-07-24T06:53:00Z">
        <w:r w:rsidRPr="00304F25" w:rsidDel="00C25985">
          <w:rPr>
            <w:rFonts w:eastAsia="STXihei" w:cstheme="majorHAnsi"/>
            <w:sz w:val="24"/>
            <w:szCs w:val="24"/>
            <w:rPrChange w:id="1105" w:author="Gary Zhang" w:date="2026-07-24T15:55:00Z" w16du:dateUtc="2026-07-24T07:55:00Z">
              <w:rPr>
                <w:rFonts w:asciiTheme="majorHAnsi" w:eastAsia="STXihei" w:hAnsiTheme="majorHAnsi" w:cstheme="majorHAnsi"/>
                <w:sz w:val="24"/>
                <w:szCs w:val="24"/>
              </w:rPr>
            </w:rPrChange>
          </w:rPr>
          <w:delText xml:space="preserve"> </w:delText>
        </w:r>
      </w:del>
      <w:r w:rsidRPr="00304F25">
        <w:rPr>
          <w:rFonts w:eastAsia="STXihei" w:cstheme="majorHAnsi"/>
          <w:sz w:val="24"/>
          <w:szCs w:val="24"/>
          <w:rPrChange w:id="1106" w:author="Gary Zhang" w:date="2026-07-24T15:55:00Z" w16du:dateUtc="2026-07-24T07:55:00Z">
            <w:rPr>
              <w:rFonts w:asciiTheme="majorHAnsi" w:eastAsia="STXihei" w:hAnsiTheme="majorHAnsi" w:cstheme="majorHAnsi"/>
              <w:sz w:val="24"/>
              <w:szCs w:val="24"/>
            </w:rPr>
          </w:rPrChange>
        </w:rPr>
        <w:t>孙天元</w:t>
      </w:r>
    </w:p>
    <w:p w14:paraId="5779269A" w14:textId="77777777" w:rsidR="00E60317" w:rsidRPr="00304F25" w:rsidRDefault="00E60317" w:rsidP="00E60317">
      <w:pPr>
        <w:spacing w:line="288" w:lineRule="auto"/>
        <w:rPr>
          <w:rFonts w:eastAsia="STXihei" w:cstheme="majorHAnsi"/>
          <w:sz w:val="24"/>
          <w:szCs w:val="24"/>
          <w:rPrChange w:id="1107" w:author="Gary Zhang" w:date="2026-07-24T15:55:00Z" w16du:dateUtc="2026-07-24T07:55:00Z">
            <w:rPr>
              <w:rFonts w:asciiTheme="majorHAnsi" w:eastAsia="STXihei" w:hAnsiTheme="majorHAnsi" w:cstheme="majorHAnsi"/>
              <w:sz w:val="24"/>
              <w:szCs w:val="24"/>
            </w:rPr>
          </w:rPrChange>
        </w:rPr>
      </w:pPr>
      <w:r w:rsidRPr="00304F25">
        <w:rPr>
          <w:rFonts w:eastAsia="STXihei" w:cstheme="majorHAnsi"/>
          <w:sz w:val="24"/>
          <w:szCs w:val="24"/>
          <w:rPrChange w:id="1108" w:author="Gary Zhang" w:date="2026-07-24T15:55:00Z" w16du:dateUtc="2026-07-24T07:55:00Z">
            <w:rPr>
              <w:rFonts w:asciiTheme="majorHAnsi" w:eastAsia="STXihei" w:hAnsiTheme="majorHAnsi" w:cstheme="majorHAnsi"/>
              <w:sz w:val="24"/>
              <w:szCs w:val="24"/>
            </w:rPr>
          </w:rPrChange>
        </w:rPr>
        <w:t>联系电话：</w:t>
      </w:r>
      <w:del w:id="1109" w:author="Gary Zhang" w:date="2026-07-24T14:53:00Z" w16du:dateUtc="2026-07-24T06:53:00Z">
        <w:r w:rsidRPr="00304F25" w:rsidDel="00C25985">
          <w:rPr>
            <w:rFonts w:eastAsia="STXihei" w:cstheme="majorHAnsi"/>
            <w:sz w:val="24"/>
            <w:szCs w:val="24"/>
            <w:rPrChange w:id="1110" w:author="Gary Zhang" w:date="2026-07-24T15:55:00Z" w16du:dateUtc="2026-07-24T07:55:00Z">
              <w:rPr>
                <w:rFonts w:asciiTheme="majorHAnsi" w:eastAsia="STXihei" w:hAnsiTheme="majorHAnsi" w:cstheme="majorHAnsi"/>
                <w:sz w:val="24"/>
                <w:szCs w:val="24"/>
              </w:rPr>
            </w:rPrChange>
          </w:rPr>
          <w:delText xml:space="preserve"> </w:delText>
        </w:r>
      </w:del>
      <w:r w:rsidRPr="00304F25">
        <w:rPr>
          <w:rFonts w:eastAsia="STXihei" w:cstheme="majorHAnsi"/>
          <w:sz w:val="24"/>
          <w:szCs w:val="24"/>
          <w:rPrChange w:id="1111" w:author="Gary Zhang" w:date="2026-07-24T15:55:00Z" w16du:dateUtc="2026-07-24T07:55:00Z">
            <w:rPr>
              <w:rFonts w:asciiTheme="majorHAnsi" w:eastAsia="STXihei" w:hAnsiTheme="majorHAnsi" w:cstheme="majorHAnsi"/>
              <w:sz w:val="24"/>
              <w:szCs w:val="24"/>
            </w:rPr>
          </w:rPrChange>
        </w:rPr>
        <w:t>13917601444</w:t>
      </w:r>
    </w:p>
    <w:p w14:paraId="5DCAC779" w14:textId="77777777" w:rsidR="00E60317" w:rsidRPr="00304F25" w:rsidRDefault="00E60317" w:rsidP="00E60317">
      <w:pPr>
        <w:spacing w:line="288" w:lineRule="auto"/>
        <w:rPr>
          <w:rFonts w:eastAsia="STXihei" w:cstheme="majorHAnsi"/>
          <w:sz w:val="24"/>
          <w:szCs w:val="24"/>
          <w:rPrChange w:id="1112" w:author="Gary Zhang" w:date="2026-07-24T15:55:00Z" w16du:dateUtc="2026-07-24T07:55:00Z">
            <w:rPr>
              <w:rFonts w:asciiTheme="majorHAnsi" w:eastAsia="STXihei" w:hAnsiTheme="majorHAnsi" w:cstheme="majorHAnsi"/>
              <w:sz w:val="24"/>
              <w:szCs w:val="24"/>
            </w:rPr>
          </w:rPrChange>
        </w:rPr>
      </w:pPr>
    </w:p>
    <w:p w14:paraId="47534B84" w14:textId="77777777" w:rsidR="00E60317" w:rsidRPr="00304F25" w:rsidRDefault="00E60317" w:rsidP="00E60317">
      <w:pPr>
        <w:spacing w:line="288" w:lineRule="auto"/>
        <w:rPr>
          <w:rFonts w:eastAsia="STXihei" w:cstheme="majorHAnsi"/>
          <w:sz w:val="24"/>
          <w:szCs w:val="24"/>
          <w:rPrChange w:id="1113" w:author="Gary Zhang" w:date="2026-07-24T15:55:00Z" w16du:dateUtc="2026-07-24T07:55:00Z">
            <w:rPr>
              <w:rFonts w:asciiTheme="majorHAnsi" w:eastAsia="STXihei" w:hAnsiTheme="majorHAnsi" w:cstheme="majorHAnsi"/>
              <w:sz w:val="24"/>
              <w:szCs w:val="24"/>
            </w:rPr>
          </w:rPrChange>
        </w:rPr>
      </w:pPr>
      <w:r w:rsidRPr="00304F25">
        <w:rPr>
          <w:rFonts w:eastAsia="STXihei" w:cstheme="majorHAnsi"/>
          <w:sz w:val="24"/>
          <w:szCs w:val="24"/>
          <w:rPrChange w:id="1114" w:author="Gary Zhang" w:date="2026-07-24T15:55:00Z" w16du:dateUtc="2026-07-24T07:55:00Z">
            <w:rPr>
              <w:rFonts w:asciiTheme="majorHAnsi" w:eastAsia="STXihei" w:hAnsiTheme="majorHAnsi" w:cstheme="majorHAnsi"/>
              <w:sz w:val="24"/>
              <w:szCs w:val="24"/>
            </w:rPr>
          </w:rPrChange>
        </w:rPr>
        <w:t>乙方（开发方）：</w:t>
      </w:r>
      <w:del w:id="1115" w:author="Gary Zhang" w:date="2026-07-24T14:53:00Z" w16du:dateUtc="2026-07-24T06:53:00Z">
        <w:r w:rsidRPr="00304F25" w:rsidDel="00C25985">
          <w:rPr>
            <w:rFonts w:eastAsia="STXihei" w:cstheme="majorHAnsi"/>
            <w:sz w:val="24"/>
            <w:szCs w:val="24"/>
            <w:rPrChange w:id="1116" w:author="Gary Zhang" w:date="2026-07-24T15:55:00Z" w16du:dateUtc="2026-07-24T07:55:00Z">
              <w:rPr>
                <w:rFonts w:asciiTheme="majorHAnsi" w:eastAsia="STXihei" w:hAnsiTheme="majorHAnsi" w:cstheme="majorHAnsi"/>
                <w:sz w:val="24"/>
                <w:szCs w:val="24"/>
              </w:rPr>
            </w:rPrChange>
          </w:rPr>
          <w:delText xml:space="preserve"> </w:delText>
        </w:r>
      </w:del>
      <w:r w:rsidRPr="00304F25">
        <w:rPr>
          <w:rFonts w:eastAsia="STXihei" w:cstheme="majorHAnsi"/>
          <w:sz w:val="24"/>
          <w:szCs w:val="24"/>
          <w:rPrChange w:id="1117" w:author="Gary Zhang" w:date="2026-07-24T15:55:00Z" w16du:dateUtc="2026-07-24T07:55:00Z">
            <w:rPr>
              <w:rFonts w:asciiTheme="majorHAnsi" w:eastAsia="STXihei" w:hAnsiTheme="majorHAnsi" w:cstheme="majorHAnsi"/>
              <w:sz w:val="24"/>
              <w:szCs w:val="24"/>
            </w:rPr>
          </w:rPrChange>
        </w:rPr>
        <w:t>上海鼓点未来信息技术有限公司</w:t>
      </w:r>
    </w:p>
    <w:p w14:paraId="6184E9A2" w14:textId="77777777" w:rsidR="00E60317" w:rsidRPr="00304F25" w:rsidRDefault="00E60317" w:rsidP="00E60317">
      <w:pPr>
        <w:spacing w:line="288" w:lineRule="auto"/>
        <w:rPr>
          <w:rFonts w:eastAsia="STXihei" w:cstheme="majorHAnsi"/>
          <w:sz w:val="24"/>
          <w:szCs w:val="24"/>
          <w:rPrChange w:id="1118" w:author="Gary Zhang" w:date="2026-07-24T15:55:00Z" w16du:dateUtc="2026-07-24T07:55:00Z">
            <w:rPr>
              <w:rFonts w:asciiTheme="majorHAnsi" w:eastAsia="STXihei" w:hAnsiTheme="majorHAnsi" w:cstheme="majorHAnsi"/>
              <w:sz w:val="24"/>
              <w:szCs w:val="24"/>
            </w:rPr>
          </w:rPrChange>
        </w:rPr>
      </w:pPr>
      <w:r w:rsidRPr="00304F25">
        <w:rPr>
          <w:rFonts w:eastAsia="STXihei" w:cstheme="majorHAnsi"/>
          <w:sz w:val="24"/>
          <w:szCs w:val="24"/>
          <w:rPrChange w:id="1119" w:author="Gary Zhang" w:date="2026-07-24T15:55:00Z" w16du:dateUtc="2026-07-24T07:55:00Z">
            <w:rPr>
              <w:rFonts w:asciiTheme="majorHAnsi" w:eastAsia="STXihei" w:hAnsiTheme="majorHAnsi" w:cstheme="majorHAnsi"/>
              <w:sz w:val="24"/>
              <w:szCs w:val="24"/>
            </w:rPr>
          </w:rPrChange>
        </w:rPr>
        <w:t>统一社会信用代码：</w:t>
      </w:r>
      <w:del w:id="1120" w:author="Gary Zhang" w:date="2026-07-24T14:53:00Z" w16du:dateUtc="2026-07-24T06:53:00Z">
        <w:r w:rsidRPr="00304F25" w:rsidDel="00C25985">
          <w:rPr>
            <w:rFonts w:eastAsia="STXihei" w:cstheme="majorHAnsi"/>
            <w:sz w:val="24"/>
            <w:szCs w:val="24"/>
            <w:rPrChange w:id="1121" w:author="Gary Zhang" w:date="2026-07-24T15:55:00Z" w16du:dateUtc="2026-07-24T07:55:00Z">
              <w:rPr>
                <w:rFonts w:asciiTheme="majorHAnsi" w:eastAsia="STXihei" w:hAnsiTheme="majorHAnsi" w:cstheme="majorHAnsi"/>
                <w:sz w:val="24"/>
                <w:szCs w:val="24"/>
              </w:rPr>
            </w:rPrChange>
          </w:rPr>
          <w:delText xml:space="preserve"> </w:delText>
        </w:r>
      </w:del>
      <w:r w:rsidRPr="00304F25">
        <w:rPr>
          <w:rFonts w:eastAsia="STXihei" w:cstheme="majorHAnsi"/>
          <w:sz w:val="24"/>
          <w:szCs w:val="24"/>
          <w:rPrChange w:id="1122" w:author="Gary Zhang" w:date="2026-07-24T15:55:00Z" w16du:dateUtc="2026-07-24T07:55:00Z">
            <w:rPr>
              <w:rFonts w:asciiTheme="majorHAnsi" w:eastAsia="STXihei" w:hAnsiTheme="majorHAnsi" w:cstheme="majorHAnsi"/>
              <w:sz w:val="24"/>
              <w:szCs w:val="24"/>
            </w:rPr>
          </w:rPrChange>
        </w:rPr>
        <w:t>91310104MAEK6NWJ54</w:t>
      </w:r>
    </w:p>
    <w:p w14:paraId="4303CE28" w14:textId="77777777" w:rsidR="00E60317" w:rsidRPr="00304F25" w:rsidRDefault="00E60317" w:rsidP="00E60317">
      <w:pPr>
        <w:spacing w:line="288" w:lineRule="auto"/>
        <w:rPr>
          <w:rFonts w:eastAsia="STXihei" w:cstheme="majorHAnsi"/>
          <w:sz w:val="24"/>
          <w:szCs w:val="24"/>
          <w:rPrChange w:id="1123" w:author="Gary Zhang" w:date="2026-07-24T15:55:00Z" w16du:dateUtc="2026-07-24T07:55:00Z">
            <w:rPr>
              <w:rFonts w:asciiTheme="majorHAnsi" w:eastAsia="STXihei" w:hAnsiTheme="majorHAnsi" w:cstheme="majorHAnsi"/>
              <w:sz w:val="24"/>
              <w:szCs w:val="24"/>
            </w:rPr>
          </w:rPrChange>
        </w:rPr>
      </w:pPr>
      <w:r w:rsidRPr="00304F25">
        <w:rPr>
          <w:rFonts w:eastAsia="STXihei" w:cstheme="majorHAnsi"/>
          <w:sz w:val="24"/>
          <w:szCs w:val="24"/>
          <w:rPrChange w:id="1124" w:author="Gary Zhang" w:date="2026-07-24T15:55:00Z" w16du:dateUtc="2026-07-24T07:55:00Z">
            <w:rPr>
              <w:rFonts w:asciiTheme="majorHAnsi" w:eastAsia="STXihei" w:hAnsiTheme="majorHAnsi" w:cstheme="majorHAnsi"/>
              <w:sz w:val="24"/>
              <w:szCs w:val="24"/>
            </w:rPr>
          </w:rPrChange>
        </w:rPr>
        <w:t>联系人：</w:t>
      </w:r>
      <w:del w:id="1125" w:author="Gary Zhang" w:date="2026-07-24T14:53:00Z" w16du:dateUtc="2026-07-24T06:53:00Z">
        <w:r w:rsidRPr="00304F25" w:rsidDel="00C25985">
          <w:rPr>
            <w:rFonts w:eastAsia="STXihei" w:cstheme="majorHAnsi"/>
            <w:sz w:val="24"/>
            <w:szCs w:val="24"/>
            <w:rPrChange w:id="1126" w:author="Gary Zhang" w:date="2026-07-24T15:55:00Z" w16du:dateUtc="2026-07-24T07:55:00Z">
              <w:rPr>
                <w:rFonts w:asciiTheme="majorHAnsi" w:eastAsia="STXihei" w:hAnsiTheme="majorHAnsi" w:cstheme="majorHAnsi"/>
                <w:sz w:val="24"/>
                <w:szCs w:val="24"/>
              </w:rPr>
            </w:rPrChange>
          </w:rPr>
          <w:delText xml:space="preserve"> </w:delText>
        </w:r>
      </w:del>
      <w:r w:rsidRPr="00304F25">
        <w:rPr>
          <w:rFonts w:eastAsia="STXihei" w:cstheme="majorHAnsi"/>
          <w:sz w:val="24"/>
          <w:szCs w:val="24"/>
          <w:rPrChange w:id="1127" w:author="Gary Zhang" w:date="2026-07-24T15:55:00Z" w16du:dateUtc="2026-07-24T07:55:00Z">
            <w:rPr>
              <w:rFonts w:asciiTheme="majorHAnsi" w:eastAsia="STXihei" w:hAnsiTheme="majorHAnsi" w:cstheme="majorHAnsi"/>
              <w:sz w:val="24"/>
              <w:szCs w:val="24"/>
            </w:rPr>
          </w:rPrChange>
        </w:rPr>
        <w:t>张天行</w:t>
      </w:r>
    </w:p>
    <w:p w14:paraId="0408BA5D" w14:textId="77777777" w:rsidR="00E60317" w:rsidRPr="00304F25" w:rsidRDefault="00E60317" w:rsidP="00E60317">
      <w:pPr>
        <w:spacing w:line="288" w:lineRule="auto"/>
        <w:rPr>
          <w:rFonts w:eastAsia="STXihei" w:cstheme="majorHAnsi"/>
          <w:sz w:val="24"/>
          <w:szCs w:val="24"/>
          <w:lang w:val="en-US"/>
          <w:rPrChange w:id="1128" w:author="Gary Zhang" w:date="2026-07-24T15:55:00Z" w16du:dateUtc="2026-07-24T07:55:00Z">
            <w:rPr>
              <w:rFonts w:asciiTheme="majorHAnsi" w:eastAsia="STXihei" w:hAnsiTheme="majorHAnsi" w:cstheme="majorHAnsi"/>
              <w:sz w:val="24"/>
              <w:szCs w:val="24"/>
              <w:lang w:val="en-US"/>
            </w:rPr>
          </w:rPrChange>
        </w:rPr>
      </w:pPr>
      <w:r w:rsidRPr="00304F25">
        <w:rPr>
          <w:rFonts w:eastAsia="STXihei" w:cstheme="majorHAnsi"/>
          <w:sz w:val="24"/>
          <w:szCs w:val="24"/>
          <w:rPrChange w:id="1129" w:author="Gary Zhang" w:date="2026-07-24T15:55:00Z" w16du:dateUtc="2026-07-24T07:55:00Z">
            <w:rPr>
              <w:rFonts w:asciiTheme="majorHAnsi" w:eastAsia="STXihei" w:hAnsiTheme="majorHAnsi" w:cstheme="majorHAnsi"/>
              <w:sz w:val="24"/>
              <w:szCs w:val="24"/>
            </w:rPr>
          </w:rPrChange>
        </w:rPr>
        <w:t>联系电话：</w:t>
      </w:r>
      <w:del w:id="1130" w:author="Gary Zhang" w:date="2026-07-24T14:53:00Z" w16du:dateUtc="2026-07-24T06:53:00Z">
        <w:r w:rsidRPr="00304F25" w:rsidDel="00C25985">
          <w:rPr>
            <w:rFonts w:eastAsia="STXihei" w:cstheme="majorHAnsi"/>
            <w:sz w:val="24"/>
            <w:szCs w:val="24"/>
            <w:rPrChange w:id="1131" w:author="Gary Zhang" w:date="2026-07-24T15:55:00Z" w16du:dateUtc="2026-07-24T07:55:00Z">
              <w:rPr>
                <w:rFonts w:asciiTheme="majorHAnsi" w:eastAsia="STXihei" w:hAnsiTheme="majorHAnsi" w:cstheme="majorHAnsi"/>
                <w:sz w:val="24"/>
                <w:szCs w:val="24"/>
              </w:rPr>
            </w:rPrChange>
          </w:rPr>
          <w:delText xml:space="preserve"> </w:delText>
        </w:r>
      </w:del>
      <w:r w:rsidRPr="00304F25">
        <w:rPr>
          <w:rFonts w:eastAsia="STXihei" w:cstheme="majorHAnsi"/>
          <w:sz w:val="24"/>
          <w:szCs w:val="24"/>
          <w:rPrChange w:id="1132" w:author="Gary Zhang" w:date="2026-07-24T15:55:00Z" w16du:dateUtc="2026-07-24T07:55:00Z">
            <w:rPr>
              <w:rFonts w:asciiTheme="majorHAnsi" w:eastAsia="STXihei" w:hAnsiTheme="majorHAnsi" w:cstheme="majorHAnsi"/>
              <w:sz w:val="24"/>
              <w:szCs w:val="24"/>
            </w:rPr>
          </w:rPrChange>
        </w:rPr>
        <w:t>15102192710</w:t>
      </w:r>
    </w:p>
    <w:p w14:paraId="0F792832" w14:textId="71A9851F" w:rsidR="00665EFE" w:rsidRPr="00304F25" w:rsidRDefault="00665EFE">
      <w:pPr>
        <w:spacing w:line="288" w:lineRule="auto"/>
        <w:rPr>
          <w:rFonts w:eastAsia="STXihei" w:cstheme="majorHAnsi"/>
          <w:sz w:val="24"/>
          <w:szCs w:val="24"/>
          <w:lang w:val="en-US"/>
          <w:rPrChange w:id="1133" w:author="Gary Zhang" w:date="2026-07-24T15:55:00Z" w16du:dateUtc="2026-07-24T07:55:00Z">
            <w:rPr>
              <w:rFonts w:asciiTheme="majorHAnsi" w:eastAsia="STXihei" w:hAnsiTheme="majorHAnsi" w:cstheme="majorHAnsi"/>
              <w:sz w:val="24"/>
              <w:szCs w:val="24"/>
              <w:lang w:val="en-US"/>
            </w:rPr>
          </w:rPrChange>
        </w:rPr>
      </w:pPr>
    </w:p>
    <w:p w14:paraId="5F4C0F89" w14:textId="77777777" w:rsidR="00E60317" w:rsidRPr="00304F25" w:rsidRDefault="00E60317" w:rsidP="00E60317">
      <w:pPr>
        <w:pStyle w:val="Heading2"/>
        <w:rPr>
          <w:rFonts w:eastAsia="STXihei" w:cstheme="majorHAnsi"/>
          <w:lang w:val="en-US"/>
          <w:rPrChange w:id="1134" w:author="Gary Zhang" w:date="2026-07-24T15:55:00Z" w16du:dateUtc="2026-07-24T07:55:00Z">
            <w:rPr>
              <w:rFonts w:asciiTheme="majorHAnsi" w:eastAsia="STXihei" w:hAnsiTheme="majorHAnsi" w:cstheme="majorHAnsi"/>
              <w:lang w:val="en-US"/>
            </w:rPr>
          </w:rPrChange>
        </w:rPr>
      </w:pPr>
      <w:r w:rsidRPr="00304F25">
        <w:rPr>
          <w:rFonts w:eastAsia="STXihei" w:cstheme="majorHAnsi"/>
          <w:lang w:val="en-US"/>
          <w:rPrChange w:id="1135" w:author="Gary Zhang" w:date="2026-07-24T15:55:00Z" w16du:dateUtc="2026-07-24T07:55:00Z">
            <w:rPr>
              <w:rFonts w:asciiTheme="majorHAnsi" w:eastAsia="STXihei" w:hAnsiTheme="majorHAnsi" w:cstheme="majorHAnsi"/>
              <w:lang w:val="en-US"/>
            </w:rPr>
          </w:rPrChange>
        </w:rPr>
        <w:t>一、范围界定</w:t>
      </w:r>
    </w:p>
    <w:p w14:paraId="49C3B0DB" w14:textId="66A9775D" w:rsidR="00E60317" w:rsidRPr="00304F25" w:rsidRDefault="00E60317" w:rsidP="00E60317">
      <w:pPr>
        <w:shd w:val="clear" w:color="auto" w:fill="FFFFFF"/>
        <w:spacing w:before="240" w:after="240" w:line="240" w:lineRule="auto"/>
        <w:rPr>
          <w:rFonts w:eastAsia="STXihei" w:cstheme="majorHAnsi"/>
          <w:color w:val="0F1115"/>
          <w:sz w:val="24"/>
          <w:szCs w:val="24"/>
          <w:lang w:val="en-US"/>
          <w:rPrChange w:id="1136" w:author="Gary Zhang" w:date="2026-07-24T15:55:00Z" w16du:dateUtc="2026-07-24T07:55:00Z">
            <w:rPr>
              <w:rFonts w:asciiTheme="majorHAnsi" w:eastAsia="STXihei" w:hAnsiTheme="majorHAnsi" w:cstheme="majorHAnsi"/>
              <w:color w:val="0F1115"/>
              <w:sz w:val="24"/>
              <w:szCs w:val="24"/>
              <w:lang w:val="en-US"/>
            </w:rPr>
          </w:rPrChange>
        </w:rPr>
      </w:pPr>
      <w:r>
        <w:rPr>
          <w:rPr>
            <w:rFonts w:eastAsia="STXihei" w:cstheme="majorHAnsi"/>
            <w:color w:val="0F1115"/>
            <w:sz w:val="24"/>
            <w:szCs w:val="24"/>
            <w:lang w:val="en-US"/>
            <w:rPrChange w:id="1137" w:author="Gary Zhang" w:date="2026-07-24T15:55:00Z" w16du:dateUtc="2026-07-24T07:55:00Z">
              <w:rPr>
                <w:rFonts w:asciiTheme="majorHAnsi" w:eastAsia="STXihei" w:hAnsiTheme="majorHAnsi" w:cstheme="majorHAnsi"/>
                <w:color w:val="0F1115"/>
                <w:sz w:val="24"/>
                <w:szCs w:val="24"/>
                <w:lang w:val="en-US"/>
              </w:rPr>
            </w:rPrChange>
          </w:rPr>
          <w:highlight w:val="yellow"/>
        </w:rPr>
        <w:t>本合同约定的开发及移交范围为下文功能需求清单所列全部内容。未列入本附件的功能需求，不包含在本合同开发范围内，甲方不得据此要求乙方交付或据此主张乙方违约；但本附件明确列明的 Taala Explore 既有功能相关代码，属于本合同交付范围。</w:t>
      </w:r>
    </w:p>
    <w:p w14:paraId="06B1A9A4" w14:textId="744FC158" w:rsidR="00E60317" w:rsidRPr="00304F25" w:rsidRDefault="00E60317" w:rsidP="00E60317">
      <w:pPr>
        <w:pStyle w:val="Heading2"/>
        <w:rPr>
          <w:rFonts w:eastAsia="STXihei" w:cstheme="majorHAnsi"/>
          <w:lang w:val="en-US"/>
          <w:rPrChange w:id="1142" w:author="Gary Zhang" w:date="2026-07-24T15:55:00Z" w16du:dateUtc="2026-07-24T07:55:00Z">
            <w:rPr>
              <w:rFonts w:asciiTheme="majorHAnsi" w:eastAsia="STXihei" w:hAnsiTheme="majorHAnsi" w:cstheme="majorHAnsi"/>
              <w:lang w:val="en-US"/>
            </w:rPr>
          </w:rPrChange>
        </w:rPr>
      </w:pPr>
      <w:r w:rsidRPr="00304F25">
        <w:rPr>
          <w:rFonts w:eastAsia="STXihei" w:cstheme="majorHAnsi"/>
          <w:lang w:val="en-US"/>
          <w:rPrChange w:id="1143" w:author="Gary Zhang" w:date="2026-07-24T15:55:00Z" w16du:dateUtc="2026-07-24T07:55:00Z">
            <w:rPr>
              <w:rFonts w:asciiTheme="majorHAnsi" w:eastAsia="STXihei" w:hAnsiTheme="majorHAnsi" w:cstheme="majorHAnsi"/>
              <w:lang w:val="en-US"/>
            </w:rPr>
          </w:rPrChange>
        </w:rPr>
        <w:t>二、功能需求清单</w:t>
      </w:r>
    </w:p>
    <w:p w14:paraId="75C168B0" w14:textId="18B03C87" w:rsidR="00E60317" w:rsidRPr="00304F25" w:rsidRDefault="00E60317" w:rsidP="00E60317">
      <w:pPr>
        <w:shd w:val="clear" w:color="auto" w:fill="FFFFFF"/>
        <w:spacing w:before="240" w:after="240" w:line="240" w:lineRule="auto"/>
        <w:rPr>
          <w:rFonts w:eastAsia="STXihei" w:cstheme="majorHAnsi"/>
          <w:color w:val="0F1115"/>
          <w:sz w:val="24"/>
          <w:szCs w:val="24"/>
          <w:lang w:val="en-US"/>
          <w:rPrChange w:id="1144" w:author="Gary Zhang" w:date="2026-07-24T15:55:00Z" w16du:dateUtc="2026-07-24T07:55:00Z">
            <w:rPr>
              <w:rFonts w:asciiTheme="majorHAnsi" w:eastAsia="STXihei" w:hAnsiTheme="majorHAnsi" w:cstheme="majorHAnsi"/>
              <w:color w:val="0F1115"/>
              <w:sz w:val="24"/>
              <w:szCs w:val="24"/>
              <w:lang w:val="en-US"/>
            </w:rPr>
          </w:rPrChange>
        </w:rPr>
      </w:pPr>
      <w:r>
        <w:rPr>
          <w:rPr>
            <w:rFonts w:eastAsia="STXihei" w:cstheme="majorHAnsi"/>
            <w:color w:val="0F1115"/>
            <w:sz w:val="24"/>
            <w:szCs w:val="24"/>
            <w:lang w:val="en-US"/>
            <w:rPrChange w:id="1145" w:author="Gary Zhang" w:date="2026-07-24T15:55:00Z" w16du:dateUtc="2026-07-24T07:55:00Z">
              <w:rPr>
                <w:rFonts w:asciiTheme="majorHAnsi" w:eastAsia="STXihei" w:hAnsiTheme="majorHAnsi" w:cstheme="majorHAnsi"/>
                <w:color w:val="0F1115"/>
                <w:sz w:val="24"/>
                <w:szCs w:val="24"/>
                <w:lang w:val="en-US"/>
              </w:rPr>
            </w:rPrChange>
          </w:rPr>
          <w:highlight w:val="yellow"/>
        </w:rPr>
        <w:t>1.“深蓝系统”评测模块：包含既有功能的完整可运行代码及其必要配置。</w:t>
      </w:r>
    </w:p>
    <w:p w14:paraId="37753798" w14:textId="6A04256D" w:rsidR="00E60317" w:rsidRPr="00304F25" w:rsidRDefault="00E60317" w:rsidP="00E60317">
      <w:pPr>
        <w:shd w:val="clear" w:color="auto" w:fill="FFFFFF"/>
        <w:spacing w:before="240" w:after="240" w:line="240" w:lineRule="auto"/>
        <w:rPr>
          <w:rFonts w:eastAsia="STXihei" w:cstheme="majorHAnsi"/>
          <w:color w:val="0F1115"/>
          <w:sz w:val="24"/>
          <w:szCs w:val="24"/>
          <w:lang w:val="en-US"/>
          <w:rPrChange w:id="1152" w:author="Gary Zhang" w:date="2026-07-24T15:55:00Z" w16du:dateUtc="2026-07-24T07:55:00Z">
            <w:rPr>
              <w:rFonts w:asciiTheme="majorHAnsi" w:eastAsia="STXihei" w:hAnsiTheme="majorHAnsi" w:cstheme="majorHAnsi"/>
              <w:color w:val="0F1115"/>
              <w:sz w:val="24"/>
              <w:szCs w:val="24"/>
              <w:lang w:val="en-US"/>
            </w:rPr>
          </w:rPrChange>
        </w:rPr>
      </w:pPr>
      <w:r>
        <w:rPr>
          <w:rPr>
            <w:rFonts w:eastAsia="STXihei" w:cstheme="majorHAnsi"/>
            <w:color w:val="0F1115"/>
            <w:sz w:val="24"/>
            <w:szCs w:val="24"/>
            <w:lang w:val="en-US"/>
            <w:rPrChange w:id="1153" w:author="Gary Zhang" w:date="2026-07-24T15:55:00Z" w16du:dateUtc="2026-07-24T07:55:00Z">
              <w:rPr>
                <w:rFonts w:asciiTheme="majorHAnsi" w:eastAsia="STXihei" w:hAnsiTheme="majorHAnsi" w:cstheme="majorHAnsi"/>
                <w:color w:val="0F1115"/>
                <w:sz w:val="24"/>
                <w:szCs w:val="24"/>
                <w:lang w:val="en-US"/>
              </w:rPr>
            </w:rPrChange>
          </w:rPr>
          <w:highlight w:val="yellow"/>
        </w:rPr>
        <w:t>2.“深蓝系统”用户注册登录模块：包含既有功能的完整可运行代码及其必要配置。</w:t>
      </w:r>
    </w:p>
    <w:p w14:paraId="493F34ED" w14:textId="5DACEB42" w:rsidR="00E60317" w:rsidRPr="00304F25" w:rsidRDefault="00E60317" w:rsidP="00E60317">
      <w:pPr>
        <w:shd w:val="clear" w:color="auto" w:fill="FFFFFF"/>
        <w:spacing w:before="240" w:after="240" w:line="240" w:lineRule="auto"/>
        <w:rPr>
          <w:rFonts w:eastAsia="STXihei" w:cstheme="majorHAnsi"/>
          <w:color w:val="0F1115"/>
          <w:sz w:val="24"/>
          <w:szCs w:val="24"/>
          <w:lang w:val="en-US"/>
          <w:rPrChange w:id="1160" w:author="Gary Zhang" w:date="2026-07-24T15:55:00Z" w16du:dateUtc="2026-07-24T07:55:00Z">
            <w:rPr>
              <w:rFonts w:asciiTheme="majorHAnsi" w:eastAsia="STXihei" w:hAnsiTheme="majorHAnsi" w:cstheme="majorHAnsi"/>
              <w:color w:val="0F1115"/>
              <w:sz w:val="24"/>
              <w:szCs w:val="24"/>
              <w:lang w:val="en-US"/>
            </w:rPr>
          </w:rPrChange>
        </w:rPr>
      </w:pPr>
      <w:r>
        <w:rPr>
          <w:rPr>
            <w:rFonts w:eastAsia="STXihei" w:cstheme="majorHAnsi"/>
            <w:color w:val="0F1115"/>
            <w:sz w:val="24"/>
            <w:szCs w:val="24"/>
            <w:lang w:val="en-US"/>
            <w:rPrChange w:id="1161" w:author="Gary Zhang" w:date="2026-07-24T15:55:00Z" w16du:dateUtc="2026-07-24T07:55:00Z">
              <w:rPr>
                <w:rFonts w:asciiTheme="majorHAnsi" w:eastAsia="STXihei" w:hAnsiTheme="majorHAnsi" w:cstheme="majorHAnsi"/>
                <w:color w:val="0F1115"/>
                <w:sz w:val="24"/>
                <w:szCs w:val="24"/>
                <w:lang w:val="en-US"/>
              </w:rPr>
            </w:rPrChange>
          </w:rPr>
          <w:highlight w:val="yellow"/>
        </w:rPr>
        <w:t>3.“深蓝系统”个人信息维护模块：包含既有功能的完整可运行代码及其必要配置。</w:t>
      </w:r>
    </w:p>
    <w:p w14:paraId="4129EE5C" w14:textId="2CFAB3BC" w:rsidR="00E60317" w:rsidRPr="00304F25" w:rsidRDefault="00E60317" w:rsidP="00E60317">
      <w:pPr>
        <w:shd w:val="clear" w:color="auto" w:fill="FFFFFF"/>
        <w:spacing w:before="240" w:after="240" w:line="240" w:lineRule="auto"/>
        <w:rPr>
          <w:ins w:id="1168" w:author="Gary Zhang" w:date="2026-07-24T14:46:00Z" w16du:dateUtc="2026-07-24T06:46:00Z"/>
          <w:rFonts w:eastAsia="STXihei" w:cstheme="majorHAnsi"/>
          <w:color w:val="0F1115"/>
          <w:sz w:val="24"/>
          <w:szCs w:val="24"/>
          <w:lang w:val="en-US"/>
          <w:rPrChange w:id="1169" w:author="Gary Zhang" w:date="2026-07-24T15:55:00Z" w16du:dateUtc="2026-07-24T07:55:00Z">
            <w:rPr>
              <w:ins w:id="1170" w:author="Gary Zhang" w:date="2026-07-24T14:46:00Z" w16du:dateUtc="2026-07-24T06:46:00Z"/>
              <w:rFonts w:asciiTheme="majorHAnsi" w:eastAsia="STXihei" w:hAnsiTheme="majorHAnsi" w:cstheme="majorHAnsi"/>
              <w:color w:val="0F1115"/>
              <w:sz w:val="24"/>
              <w:szCs w:val="24"/>
              <w:lang w:val="en-US"/>
            </w:rPr>
          </w:rPrChange>
        </w:rPr>
      </w:pPr>
      <w:r>
        <w:rPr>
          <w:rPr>
            <w:rFonts w:eastAsia="STXihei" w:cstheme="majorHAnsi"/>
            <w:color w:val="0F1115"/>
            <w:sz w:val="24"/>
            <w:szCs w:val="24"/>
            <w:lang w:val="en-US"/>
            <w:rPrChange w:id="1171" w:author="Gary Zhang" w:date="2026-07-24T15:55:00Z" w16du:dateUtc="2026-07-24T07:55:00Z">
              <w:rPr>
                <w:rFonts w:asciiTheme="majorHAnsi" w:eastAsia="STXihei" w:hAnsiTheme="majorHAnsi" w:cstheme="majorHAnsi"/>
                <w:color w:val="0F1115"/>
                <w:sz w:val="24"/>
                <w:szCs w:val="24"/>
                <w:lang w:val="en-US"/>
              </w:rPr>
            </w:rPrChange>
          </w:rPr>
          <w:highlight w:val="yellow"/>
        </w:rPr>
        <w:t>4.“深蓝系统”资讯/岗位信息模块：包含既有功能的完整可运行代码及其必要配置。</w:t>
      </w:r>
    </w:p>
    <w:p w14:paraId="55AB3D43" w14:textId="61CA54D4" w:rsidR="00C25985" w:rsidRPr="00304F25" w:rsidRDefault="00C25985" w:rsidP="00E60317">
      <w:pPr>
        <w:shd w:val="clear" w:color="auto" w:fill="FFFFFF"/>
        <w:spacing w:before="240" w:after="240" w:line="240" w:lineRule="auto"/>
        <w:rPr>
          <w:rFonts w:eastAsia="STXihei" w:cstheme="majorHAnsi"/>
          <w:color w:val="0F1115"/>
          <w:sz w:val="24"/>
          <w:szCs w:val="24"/>
          <w:lang w:val="en-US"/>
          <w:rPrChange w:id="1183" w:author="Gary Zhang" w:date="2026-07-24T15:55:00Z" w16du:dateUtc="2026-07-24T07:55:00Z">
            <w:rPr>
              <w:rFonts w:asciiTheme="majorHAnsi" w:eastAsia="STXihei" w:hAnsiTheme="majorHAnsi" w:cstheme="majorHAnsi"/>
              <w:color w:val="0F1115"/>
              <w:sz w:val="24"/>
              <w:szCs w:val="24"/>
              <w:lang w:val="en-US"/>
            </w:rPr>
          </w:rPrChange>
        </w:rPr>
      </w:pPr>
      <w:ins w:id="1184" w:author="Gary Zhang" w:date="2026-07-24T14:47:00Z" w16du:dateUtc="2026-07-24T06:47:00Z">
        <w:r w:rsidRPr="00304F25">
          <w:rPr>
            <w:rFonts w:eastAsia="STXihei" w:cstheme="majorHAnsi"/>
            <w:color w:val="0F1115"/>
            <w:sz w:val="24"/>
            <w:szCs w:val="24"/>
            <w:lang w:val="en-US"/>
            <w:rPrChange w:id="1185" w:author="Gary Zhang" w:date="2026-07-24T15:55:00Z" w16du:dateUtc="2026-07-24T07:55:00Z">
              <w:rPr>
                <w:rFonts w:asciiTheme="majorHAnsi" w:eastAsia="STXihei" w:hAnsiTheme="majorHAnsi" w:cstheme="majorHAnsi"/>
                <w:color w:val="0F1115"/>
                <w:sz w:val="24"/>
                <w:szCs w:val="24"/>
                <w:lang w:val="en-US"/>
              </w:rPr>
            </w:rPrChange>
            <w:highlight w:val="yellow"/>
          </w:rPr>
          <w:t>（“深蓝系统”简历系统模块已纳入第6项 Taala Explore 相关代码交付范围。）</w:t>
        </w:r>
        <w:r w:rsidRPr="00304F25">
          <w:rPr>
            <w:rFonts w:eastAsia="STXihei" w:cstheme="majorHAnsi" w:hint="eastAsia"/>
            <w:color w:val="0F1115"/>
            <w:sz w:val="24"/>
            <w:szCs w:val="24"/>
            <w:lang w:val="en-US"/>
            <w:rPrChange w:id="1186" w:author="Gary Zhang" w:date="2026-07-24T15:55:00Z" w16du:dateUtc="2026-07-24T07:55:00Z">
              <w:rPr>
                <w:rFonts w:asciiTheme="majorHAnsi" w:eastAsia="STXihei" w:hAnsiTheme="majorHAnsi" w:cstheme="majorHAnsi" w:hint="eastAsia"/>
                <w:color w:val="0F1115"/>
                <w:sz w:val="24"/>
                <w:szCs w:val="24"/>
                <w:lang w:val="en-US"/>
              </w:rPr>
            </w:rPrChange>
            <w:highlight w:val="yellow"/>
          </w:rPr>
          <w:t/>
        </w:r>
        <w:r w:rsidRPr="00304F25">
          <w:rPr>
            <w:rFonts w:eastAsia="STXihei" w:cstheme="majorHAnsi"/>
            <w:color w:val="0F1115"/>
            <w:sz w:val="24"/>
            <w:szCs w:val="24"/>
            <w:lang w:val="en-US"/>
            <w:rPrChange w:id="1187" w:author="Gary Zhang" w:date="2026-07-24T15:55:00Z" w16du:dateUtc="2026-07-24T07:55:00Z">
              <w:rPr>
                <w:rFonts w:asciiTheme="majorHAnsi" w:eastAsia="STXihei" w:hAnsiTheme="majorHAnsi" w:cstheme="majorHAnsi"/>
                <w:color w:val="0F1115"/>
                <w:sz w:val="24"/>
                <w:szCs w:val="24"/>
                <w:lang w:val="en-US"/>
              </w:rPr>
            </w:rPrChange>
            <w:highlight w:val="yellow"/>
          </w:rPr>
          <w:t/>
        </w:r>
        <w:r w:rsidRPr="00304F25">
          <w:rPr>
            <w:rFonts w:eastAsia="STXihei" w:cstheme="majorHAnsi" w:hint="eastAsia"/>
            <w:color w:val="0F1115"/>
            <w:sz w:val="24"/>
            <w:szCs w:val="24"/>
            <w:lang w:val="en-US"/>
            <w:rPrChange w:id="1188" w:author="Gary Zhang" w:date="2026-07-24T15:55:00Z" w16du:dateUtc="2026-07-24T07:55:00Z">
              <w:rPr>
                <w:rFonts w:asciiTheme="majorHAnsi" w:eastAsia="STXihei" w:hAnsiTheme="majorHAnsi" w:cstheme="majorHAnsi" w:hint="eastAsia"/>
                <w:color w:val="0F1115"/>
                <w:sz w:val="24"/>
                <w:szCs w:val="24"/>
                <w:lang w:val="en-US"/>
              </w:rPr>
            </w:rPrChange>
            <w:highlight w:val="yellow"/>
          </w:rPr>
          <w:t/>
        </w:r>
      </w:ins>
    </w:p>
    <w:p w14:paraId="5084A620" w14:textId="6055A85E" w:rsidR="00E60317" w:rsidRPr="00304F25" w:rsidRDefault="00C25985">
      <w:pPr>
        <w:shd w:val="clear" w:color="auto" w:fill="FFFFFF"/>
        <w:spacing w:before="240" w:after="240" w:line="240" w:lineRule="auto"/>
        <w:rPr>
          <w:ins w:id="1189" w:author="Gary Zhang" w:date="2026-07-24T14:49:00Z" w16du:dateUtc="2026-07-24T06:49:00Z"/>
          <w:rFonts w:eastAsia="STXihei" w:cstheme="majorHAnsi"/>
          <w:sz w:val="24"/>
          <w:szCs w:val="24"/>
          <w:rPrChange w:id="1190" w:author="Gary Zhang" w:date="2026-07-24T15:55:00Z" w16du:dateUtc="2026-07-24T07:55:00Z">
            <w:rPr>
              <w:ins w:id="1191" w:author="Gary Zhang" w:date="2026-07-24T14:49:00Z" w16du:dateUtc="2026-07-24T06:49:00Z"/>
              <w:rFonts w:asciiTheme="majorHAnsi" w:eastAsia="STXihei" w:hAnsiTheme="majorHAnsi" w:cstheme="majorHAnsi"/>
              <w:sz w:val="24"/>
              <w:szCs w:val="24"/>
            </w:rPr>
          </w:rPrChange>
        </w:rPr>
      </w:pPr>
      <w:r>
        <w:rPr>
          <w:rPr>
            <w:rFonts w:eastAsia="STXihei" w:cstheme="majorHAnsi"/>
            <w:color w:val="0F1115"/>
            <w:sz w:val="24"/>
            <w:szCs w:val="24"/>
            <w:lang w:val="en-US"/>
            <w:rPrChange w:id="1196" w:author="Gary Zhang" w:date="2026-07-24T15:55:00Z" w16du:dateUtc="2026-07-24T07:55:00Z">
              <w:rPr>
                <w:rFonts w:asciiTheme="majorHAnsi" w:eastAsia="STXihei" w:hAnsiTheme="majorHAnsi" w:cstheme="majorHAnsi"/>
                <w:color w:val="0F1115"/>
                <w:sz w:val="24"/>
                <w:szCs w:val="24"/>
                <w:lang w:val="en-US"/>
              </w:rPr>
            </w:rPrChange>
          </w:rPr>
          <w:highlight w:val="yellow"/>
        </w:rPr>
        <w:t>5.“P4家长平台”产品与评测设计成果：包括产品需求文档（PRD）、评测题目、报告内容、模块流程说明及可参考的界面/交互设计成果；不包含截至2026年8月31日后的系统开发。</w:t>
      </w:r>
    </w:p>
    <w:p>
      <w:pPr/>
      <w:r>
        <w:rPr>
          <w:rPr>
            <w:rPr>
              <w:rFonts w:eastAsia="STXihei" w:cstheme="majorHAnsi"/>
              <w:color w:val="0F1115"/>
              <w:sz w:val="24"/>
              <w:szCs w:val="24"/>
              <w:lang w:val="en-US"/>
              <w:rPrChange w:id="1196" w:author="Gary Zhang" w:date="2026-07-24T15:55:00Z" w16du:dateUtc="2026-07-24T07:55:00Z">
                <w:rPr>
                  <w:rFonts w:asciiTheme="majorHAnsi" w:eastAsia="STXihei" w:hAnsiTheme="majorHAnsi" w:cstheme="majorHAnsi"/>
                  <w:color w:val="0F1115"/>
                  <w:sz w:val="24"/>
                  <w:szCs w:val="24"/>
                  <w:lang w:val="en-US"/>
                </w:rPr>
              </w:rPrChange>
            </w:rPr>
            <w:highlight w:val="yellow"/>
          </w:rPr>
          <w:highlight w:val="yellow"/>
        </w:rPr>
        <w:t>6.Taala Explore 既有功能相关代码：职业库、职业问卷体系、简历功能及评测小程序的前端、后端、数据库、配置文件及必要技术文档。</w:t>
      </w:r>
    </w:p>
    <w:p w14:paraId="792AE3BE" w14:textId="71ECECBB" w:rsidR="00C25985" w:rsidRPr="00304F25" w:rsidRDefault="00C25985">
      <w:pPr>
        <w:shd w:val="clear" w:color="auto" w:fill="FFFFFF"/>
        <w:spacing w:before="240" w:after="240" w:line="240" w:lineRule="auto"/>
        <w:rPr>
          <w:rFonts w:eastAsia="STXihei" w:cs="Calibri" w:hint="eastAsia"/>
          <w:sz w:val="24"/>
          <w:szCs w:val="24"/>
          <w:lang w:val="en-US"/>
          <w:rPrChange w:id="1208" w:author="Gary Zhang" w:date="2026-07-24T15:55:00Z" w16du:dateUtc="2026-07-24T07:55:00Z">
            <w:rPr>
              <w:rFonts w:ascii="Calibri" w:eastAsia="STXihei" w:hAnsi="Calibri" w:cs="Calibri" w:hint="eastAsia"/>
              <w:sz w:val="24"/>
              <w:szCs w:val="24"/>
              <w:lang w:val="en-US"/>
            </w:rPr>
          </w:rPrChange>
        </w:rPr>
        <w:pPrChange w:id="1209" w:author="Peter Zhang" w:date="2026-07-23T19:29:00Z" w16du:dateUtc="2026-07-23T11:29:00Z">
          <w:pPr>
            <w:spacing w:line="288" w:lineRule="auto"/>
          </w:pPr>
        </w:pPrChange>
      </w:pPr>
      <w:ins w:id="1210" w:author="Gary Zhang" w:date="2026-07-24T14:49:00Z" w16du:dateUtc="2026-07-24T06:49:00Z">
        <w:r w:rsidRPr="00304F25">
          <w:rPr>
            <w:rFonts w:eastAsia="STXihei" w:cstheme="majorHAnsi" w:hint="eastAsia"/>
            <w:sz w:val="24"/>
            <w:szCs w:val="24"/>
            <w:rPrChange w:id="1211" w:author="Gary Zhang" w:date="2026-07-24T15:55:00Z" w16du:dateUtc="2026-07-24T07:55:00Z">
              <w:rPr>
                <w:rFonts w:asciiTheme="majorHAnsi" w:eastAsia="STXihei" w:hAnsiTheme="majorHAnsi" w:cstheme="majorHAnsi" w:hint="eastAsia"/>
                <w:sz w:val="24"/>
                <w:szCs w:val="24"/>
              </w:rPr>
            </w:rPrChange>
            <w:highlight w:val="yellow"/>
          </w:rPr>
          <w:lastRenderedPageBreak/>
          <w:t>（P4家长平台的界面/交互设计成果详见第5项。）</w:t>
        </w:r>
        <w:r w:rsidRPr="00304F25">
          <w:rPr>
            <w:rFonts w:eastAsia="STXihei" w:cstheme="majorHAnsi"/>
            <w:sz w:val="24"/>
            <w:szCs w:val="24"/>
            <w:lang w:val="en-US"/>
            <w:rPrChange w:id="1212" w:author="Gary Zhang" w:date="2026-07-24T15:55:00Z" w16du:dateUtc="2026-07-24T07:55:00Z">
              <w:rPr>
                <w:rFonts w:asciiTheme="majorHAnsi" w:eastAsia="STXihei" w:hAnsiTheme="majorHAnsi" w:cstheme="majorHAnsi"/>
                <w:sz w:val="24"/>
                <w:szCs w:val="24"/>
                <w:lang w:val="en-US"/>
              </w:rPr>
            </w:rPrChange>
            <w:highlight w:val="yellow"/>
          </w:rPr>
          <w:t/>
        </w:r>
        <w:r w:rsidRPr="00304F25">
          <w:rPr>
            <w:rFonts w:eastAsia="STXihei" w:cstheme="majorHAnsi"/>
            <w:sz w:val="24"/>
            <w:szCs w:val="24"/>
            <w:rPrChange w:id="1213" w:author="Gary Zhang" w:date="2026-07-24T15:55:00Z" w16du:dateUtc="2026-07-24T07:55:00Z">
              <w:rPr>
                <w:rFonts w:asciiTheme="majorHAnsi" w:eastAsia="STXihei" w:hAnsiTheme="majorHAnsi" w:cstheme="majorHAnsi"/>
                <w:sz w:val="24"/>
                <w:szCs w:val="24"/>
              </w:rPr>
            </w:rPrChange>
            <w:highlight w:val="yellow"/>
          </w:rPr>
          <w:t/>
        </w:r>
        <w:r w:rsidRPr="00304F25">
          <w:rPr>
            <w:rFonts w:eastAsia="STXihei" w:cstheme="majorHAnsi"/>
            <w:sz w:val="24"/>
            <w:szCs w:val="24"/>
            <w:rPrChange w:id="1214" w:author="Gary Zhang" w:date="2026-07-24T15:55:00Z" w16du:dateUtc="2026-07-24T07:55:00Z">
              <w:rPr>
                <w:rFonts w:asciiTheme="majorHAnsi" w:eastAsia="STXihei" w:hAnsiTheme="majorHAnsi" w:cstheme="majorHAnsi"/>
                <w:sz w:val="24"/>
                <w:szCs w:val="24"/>
              </w:rPr>
            </w:rPrChange>
            <w:highlight w:val="yellow"/>
          </w:rPr>
          <w:t/>
        </w:r>
        <w:r w:rsidRPr="00304F25">
          <w:rPr>
            <w:rFonts w:eastAsia="STXihei" w:cstheme="majorHAnsi"/>
            <w:sz w:val="24"/>
            <w:szCs w:val="24"/>
            <w:lang w:val="en-US"/>
            <w:rPrChange w:id="1215" w:author="Gary Zhang" w:date="2026-07-24T15:55:00Z" w16du:dateUtc="2026-07-24T07:55:00Z">
              <w:rPr>
                <w:rFonts w:asciiTheme="majorHAnsi" w:eastAsia="STXihei" w:hAnsiTheme="majorHAnsi" w:cstheme="majorHAnsi"/>
                <w:sz w:val="24"/>
                <w:szCs w:val="24"/>
                <w:lang w:val="en-US"/>
              </w:rPr>
            </w:rPrChange>
            <w:highlight w:val="yellow"/>
          </w:rPr>
          <w:t/>
        </w:r>
      </w:ins>
    </w:p>
    <w:sectPr w:rsidR="00C25985" w:rsidRPr="00304F25">
      <w:headerReference w:type="default" r:id="rId10"/>
      <w:pgSz w:w="12240" w:h="15840"/>
      <w:pgMar w:top="1440" w:right="1440" w:bottom="1440" w:left="1440" w:header="720" w:footer="720" w:gutter="0"/>
      <w:pgNumType w:start="1"/>
      <w:cols w:space="720"/>
    </w:sectPr>
  </w:body>
</w:document>
</file>

<file path=word/comments.xml><?xml version="1.0" encoding="utf-8"?>
<w:comment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comment w:id="188" w:author="Peter Zhang" w:date="2026-07-23T19:14:00Z" w:initials="PZ">
    <w:p w14:paraId="52CB84AB" w14:textId="77777777" w:rsidR="001514F6" w:rsidRDefault="001514F6" w:rsidP="001514F6">
      <w:r>
        <w:rPr>
          <w:rStyle w:val="CommentReference"/>
        </w:rPr>
        <w:annotationRef/>
      </w:r>
      <w:r>
        <w:rPr>
          <w:rFonts w:hint="eastAsia"/>
        </w:rPr>
        <w:t>我们这个</w:t>
      </w:r>
      <w:r>
        <w:t>p4</w:t>
      </w:r>
      <w:r>
        <w:rPr>
          <w:rFonts w:hint="eastAsia"/>
        </w:rPr>
        <w:t>要做一个系统么</w:t>
      </w:r>
      <w:r>
        <w:rPr>
          <w:rFonts w:hint="eastAsia"/>
        </w:rPr>
        <w:t xml:space="preserve"> </w:t>
      </w:r>
      <w:r>
        <w:rPr>
          <w:rFonts w:hint="eastAsia"/>
        </w:rPr>
        <w:t>还是就出一个评测</w:t>
      </w:r>
    </w:p>
    <w:p w14:paraId="283C2D21" w14:textId="77777777" w:rsidR="001514F6" w:rsidRDefault="001514F6" w:rsidP="001514F6"/>
  </w:comment>
</w:comments>
</file>

<file path=word/commentsExtended.xml><?xml version="1.0" encoding="utf-8"?>
<w15:commentsEx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15:commentEx w15:paraId="283C2D21" w15:done="0"/>
</w15:commentsEx>
</file>

<file path=word/commentsExtensible.xml><?xml version="1.0" encoding="utf-8"?>
<w16cex:commentsExtensible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cr="http://schemas.microsoft.com/office/comments/2020/reactions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cr w16du wp14">
  <w16cex:commentExtensible w16cex:durableId="62E59F86" w16cex:dateUtc="2026-07-23T11:14:00Z"/>
</w16cex:commentsExtensible>
</file>

<file path=word/commentsIds.xml><?xml version="1.0" encoding="utf-8"?>
<w16cid:commentsId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16cid:commentId w16cid:paraId="283C2D21" w16cid:durableId="62E59F86"/>
</w16cid:commentsIds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endnote w:type="separator" w:id="-1">
    <w:p w14:paraId="10E86658" w14:textId="77777777" w:rsidR="002D6FA8" w:rsidRDefault="002D6FA8">
      <w:pPr>
        <w:spacing w:line="240" w:lineRule="auto"/>
      </w:pPr>
      <w:r>
        <w:separator/>
      </w:r>
    </w:p>
  </w:endnote>
  <w:endnote w:type="continuationSeparator" w:id="0">
    <w:p w14:paraId="41A3D591" w14:textId="77777777" w:rsidR="002D6FA8" w:rsidRDefault="002D6FA8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  <w:embedRegular r:id="rId1" w:fontKey="{22073448-CF34-2641-B969-83B67427E416}"/>
    <w:embedBold r:id="rId2" w:fontKey="{0E16DEA0-04D8-CF4A-94F1-805F0C0C3F1D}"/>
    <w:embedItalic r:id="rId3" w:fontKey="{B4D8A363-6048-D847-A0C2-6DE125DB55F9}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  <w:embedRegular r:id="rId4" w:subsetted="1" w:fontKey="{A7EAD9FE-6FC1-0E43-8D89-908E1EBEC3EC}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  <w:embedRegular r:id="rId5" w:fontKey="{AF530B39-3208-9249-9DD0-029A06E3CA3F}"/>
    <w:embedBold r:id="rId6" w:fontKey="{C3AF80F6-F54B-FD4E-9FE3-F75F399C2E22}"/>
  </w:font>
  <w:font w:name="STXihei">
    <w:panose1 w:val="02010600040101010101"/>
    <w:charset w:val="86"/>
    <w:family w:val="auto"/>
    <w:pitch w:val="variable"/>
    <w:sig w:usb0="00000287" w:usb1="080F0000" w:usb2="00000010" w:usb3="00000000" w:csb0="0004009F" w:csb1="00000000"/>
    <w:embedRegular r:id="rId7" w:subsetted="1" w:fontKey="{B4906DD4-CE5A-824C-97AA-F594869FAAFF}"/>
    <w:embedBold r:id="rId8" w:subsetted="1" w:fontKey="{83410D5A-933F-E94E-B71E-E3252F3256B4}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  <w:embedRegular r:id="rId9" w:fontKey="{37AD2B37-462C-8843-BCD2-79DDD6AD9603}"/>
    <w:embedBold r:id="rId10" w:fontKey="{A533F1BA-6F4A-544A-9A64-5E3683C9817B}"/>
  </w:font>
  <w:font w:name="Microsoft YaHei">
    <w:panose1 w:val="020B0503020204020204"/>
    <w:charset w:val="86"/>
    <w:family w:val="swiss"/>
    <w:pitch w:val="variable"/>
    <w:sig w:usb0="80000287" w:usb1="2ACF3C50" w:usb2="00000016" w:usb3="00000000" w:csb0="0004001F" w:csb1="00000000"/>
    <w:embedRegular r:id="rId11" w:subsetted="1" w:fontKey="{3507C700-E639-5048-96B6-5A61805ADFA5}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  <w:embedRegular r:id="rId12" w:fontKey="{96A1B85B-A35F-2841-9994-0A2EBDC65BEE}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footnote w:type="separator" w:id="-1">
    <w:p w14:paraId="4214A4A7" w14:textId="77777777" w:rsidR="002D6FA8" w:rsidRDefault="002D6FA8">
      <w:pPr>
        <w:spacing w:line="240" w:lineRule="auto"/>
      </w:pPr>
      <w:r>
        <w:separator/>
      </w:r>
    </w:p>
  </w:footnote>
  <w:footnote w:type="continuationSeparator" w:id="0">
    <w:p w14:paraId="0FFE8CD6" w14:textId="77777777" w:rsidR="002D6FA8" w:rsidRDefault="002D6FA8">
      <w:pPr>
        <w:spacing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p w14:paraId="00000067" w14:textId="77777777" w:rsidR="00665EFE" w:rsidRDefault="00665EFE"/>
</w:hdr>
</file>

<file path=word/people.xml><?xml version="1.0" encoding="utf-8"?>
<w15:people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15:person w15:author="Gary Zhang">
    <w15:presenceInfo w15:providerId="None" w15:userId="Gary Zhang"/>
  </w15:person>
  <w15:person w15:author="Peter Zhang">
    <w15:presenceInfo w15:providerId="Windows Live" w15:userId="f53cbeca2699903d"/>
  </w15:person>
</w15:people>
</file>

<file path=word/settings.xml><?xml version="1.0" encoding="utf-8"?>
<w:settings xmlns:mc="http://schemas.openxmlformats.org/markup-compatibility/2006" xmlns:m="http://schemas.openxmlformats.org/officeDocument/2006/math" xmlns:r="http://schemas.openxmlformats.org/officeDocument/2006/relationships" xmlns:sl="http://schemas.openxmlformats.org/schemaLibrary/2006/main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zoom w:percent="97"/>
  <w:embedTrueTypeFonts/>
  <w:bordersDoNotSurroundHeader/>
  <w:bordersDoNotSurroundFooter/>
  <w:hideSpellingErrors/>
  <w:hideGrammaticalErrors/>
  <w:trackRevisions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665EFE"/>
    <w:rsid w:val="000D5271"/>
    <w:rsid w:val="001310A8"/>
    <w:rsid w:val="001514F6"/>
    <w:rsid w:val="00204192"/>
    <w:rsid w:val="002D6FA8"/>
    <w:rsid w:val="00304F25"/>
    <w:rsid w:val="00357514"/>
    <w:rsid w:val="003A36F4"/>
    <w:rsid w:val="003E5980"/>
    <w:rsid w:val="00665EFE"/>
    <w:rsid w:val="0089540D"/>
    <w:rsid w:val="00C25985"/>
    <w:rsid w:val="00D01988"/>
    <w:rsid w:val="00D860D2"/>
    <w:rsid w:val="00E6031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00BF605B"/>
  <w15:docId w15:val="{F5BE7BF0-2CC0-4F48-893D-A72462EF2F5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docDefaults>
    <w:rPrDefault>
      <w:rPr>
        <w:rFonts w:ascii="Arial" w:eastAsiaTheme="minorEastAsia" w:hAnsi="Arial" w:cs="Arial"/>
        <w:sz w:val="22"/>
        <w:szCs w:val="22"/>
        <w:lang w:val="en" w:eastAsia="zh-CN" w:bidi="ar-SA"/>
      </w:rPr>
    </w:rPrDefault>
    <w:pPrDefault>
      <w:pPr>
        <w:spacing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uiPriority w:val="9"/>
    <w:qFormat/>
    <w:pPr>
      <w:keepNext/>
      <w:keepLines/>
      <w:spacing w:before="400" w:after="120"/>
      <w:outlineLvl w:val="0"/>
    </w:pPr>
    <w:rPr>
      <w:sz w:val="40"/>
      <w:szCs w:val="40"/>
    </w:rPr>
  </w:style>
  <w:style w:type="paragraph" w:styleId="Heading2">
    <w:name w:val="heading 2"/>
    <w:basedOn w:val="Normal"/>
    <w:next w:val="Normal"/>
    <w:uiPriority w:val="9"/>
    <w:unhideWhenUsed/>
    <w:qFormat/>
    <w:pPr>
      <w:keepNext/>
      <w:keepLines/>
      <w:spacing w:before="360" w:after="120"/>
      <w:outlineLvl w:val="1"/>
    </w:pPr>
    <w:rPr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pPr>
      <w:keepNext/>
      <w:keepLines/>
      <w:spacing w:before="320" w:after="80"/>
      <w:outlineLvl w:val="2"/>
    </w:pPr>
    <w:rPr>
      <w:color w:val="434343"/>
      <w:sz w:val="28"/>
      <w:szCs w:val="28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3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4"/>
    </w:pPr>
    <w:rPr>
      <w:color w:val="666666"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5"/>
    </w:pPr>
    <w:rPr>
      <w:i/>
      <w:iCs/>
      <w:color w:val="66666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customStyle="1" w:styleId="TableNormal0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Title">
    <w:name w:val="Title"/>
    <w:basedOn w:val="Normal"/>
    <w:next w:val="Normal"/>
    <w:uiPriority w:val="10"/>
    <w:qFormat/>
    <w:pPr>
      <w:keepNext/>
      <w:keepLines/>
      <w:spacing w:after="60"/>
    </w:pPr>
    <w:rPr>
      <w:sz w:val="52"/>
      <w:szCs w:val="52"/>
    </w:rPr>
  </w:style>
  <w:style w:type="paragraph" w:styleId="Subtitle">
    <w:name w:val="Subtitle"/>
    <w:basedOn w:val="Normal"/>
    <w:next w:val="Normal"/>
    <w:uiPriority w:val="11"/>
    <w:qFormat/>
    <w:pPr>
      <w:keepNext/>
      <w:keepLines/>
      <w:spacing w:after="320"/>
    </w:pPr>
    <w:rPr>
      <w:rFonts w:eastAsia="Arial"/>
      <w:color w:val="666666"/>
      <w:sz w:val="30"/>
      <w:szCs w:val="30"/>
    </w:rPr>
  </w:style>
  <w:style w:type="paragraph" w:styleId="Revision">
    <w:name w:val="Revision"/>
    <w:hidden/>
    <w:uiPriority w:val="99"/>
    <w:semiHidden/>
    <w:rsid w:val="00204192"/>
    <w:pPr>
      <w:spacing w:line="240" w:lineRule="auto"/>
    </w:pPr>
  </w:style>
  <w:style w:type="character" w:styleId="CommentReference">
    <w:name w:val="annotation reference"/>
    <w:basedOn w:val="DefaultParagraphFont"/>
    <w:uiPriority w:val="99"/>
    <w:semiHidden/>
    <w:unhideWhenUsed/>
    <w:rsid w:val="001514F6"/>
    <w:rPr>
      <w:sz w:val="21"/>
      <w:szCs w:val="21"/>
    </w:rPr>
  </w:style>
  <w:style w:type="paragraph" w:styleId="CommentText">
    <w:name w:val="annotation text"/>
    <w:basedOn w:val="Normal"/>
    <w:link w:val="CommentTextChar"/>
    <w:uiPriority w:val="99"/>
    <w:semiHidden/>
    <w:unhideWhenUsed/>
    <w:rsid w:val="001514F6"/>
  </w:style>
  <w:style w:type="character" w:customStyle="1" w:styleId="CommentTextChar">
    <w:name w:val="Comment Text Char"/>
    <w:basedOn w:val="DefaultParagraphFont"/>
    <w:link w:val="CommentText"/>
    <w:uiPriority w:val="99"/>
    <w:semiHidden/>
    <w:rsid w:val="001514F6"/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unhideWhenUsed/>
    <w:rsid w:val="001514F6"/>
    <w:rPr>
      <w:b/>
      <w:bCs/>
    </w:rPr>
  </w:style>
  <w:style w:type="character" w:customStyle="1" w:styleId="CommentSubjectChar">
    <w:name w:val="Comment Subject Char"/>
    <w:basedOn w:val="CommentTextChar"/>
    <w:link w:val="CommentSubject"/>
    <w:uiPriority w:val="99"/>
    <w:semiHidden/>
    <w:rsid w:val="001514F6"/>
    <w:rPr>
      <w:b/>
      <w:bCs/>
    </w:rPr>
  </w:style>
  <w:style w:type="character" w:customStyle="1" w:styleId="Heading3Char">
    <w:name w:val="Heading 3 Char"/>
    <w:basedOn w:val="DefaultParagraphFont"/>
    <w:link w:val="Heading3"/>
    <w:uiPriority w:val="9"/>
    <w:rsid w:val="00E60317"/>
    <w:rPr>
      <w:color w:val="434343"/>
      <w:sz w:val="28"/>
      <w:szCs w:val="28"/>
    </w:rPr>
  </w:style>
  <w:style w:type="paragraph" w:customStyle="1" w:styleId="ds-markdown-paragraph">
    <w:name w:val="ds-markdown-paragraph"/>
    <w:basedOn w:val="Normal"/>
    <w:rsid w:val="00E60317"/>
    <w:pPr>
      <w:spacing w:before="100" w:beforeAutospacing="1" w:after="100" w:afterAutospacing="1" w:line="240" w:lineRule="auto"/>
    </w:pPr>
    <w:rPr>
      <w:rFonts w:ascii="SimSun" w:eastAsia="SimSun" w:hAnsi="SimSun" w:cs="SimSun"/>
      <w:sz w:val="24"/>
      <w:szCs w:val="24"/>
      <w:lang w:val="en-US"/>
    </w:rPr>
  </w:style>
  <w:style w:type="character" w:styleId="Strong">
    <w:name w:val="Strong"/>
    <w:basedOn w:val="DefaultParagraphFont"/>
    <w:uiPriority w:val="22"/>
    <w:qFormat/>
    <w:rsid w:val="00E60317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/>
</file>

<file path=word/_rels/document.xml.rels><?xml version='1.0' encoding='UTF-8' standalone='yes'?>
<Relationships xmlns="http://schemas.openxmlformats.org/package/2006/relationships"><Relationship Id="rId8" Type="http://schemas.microsoft.com/office/2016/09/relationships/commentsIds" Target="commentsIds.xml"/><Relationship Id="rId13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microsoft.com/office/2011/relationships/commentsExtended" Target="commentsExtended.xml"/><Relationship Id="rId12" Type="http://schemas.microsoft.com/office/2011/relationships/people" Target="peop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comments" Target="comments.xml"/><Relationship Id="rId11" Type="http://schemas.openxmlformats.org/officeDocument/2006/relationships/fontTable" Target="fontTable.xml"/><Relationship Id="rId5" Type="http://schemas.openxmlformats.org/officeDocument/2006/relationships/endnotes" Target="endnotes.xml"/><Relationship Id="rId10" Type="http://schemas.openxmlformats.org/officeDocument/2006/relationships/header" Target="header1.xml"/><Relationship Id="rId4" Type="http://schemas.openxmlformats.org/officeDocument/2006/relationships/footnotes" Target="footnotes.xml"/><Relationship Id="rId9" Type="http://schemas.microsoft.com/office/2018/08/relationships/commentsExtensible" Target="commentsExtensible.xml"/></Relationships>
</file>

<file path=word/_rels/fontTable.xml.rels><?xml version='1.0' encoding='UTF-8' standalone='yes'?>
<Relationships xmlns="http://schemas.openxmlformats.org/package/2006/relationships"><Relationship Id="rId8" Type="http://schemas.openxmlformats.org/officeDocument/2006/relationships/font" Target="fonts/font8.odttf"/><Relationship Id="rId3" Type="http://schemas.openxmlformats.org/officeDocument/2006/relationships/font" Target="fonts/font3.odttf"/><Relationship Id="rId7" Type="http://schemas.openxmlformats.org/officeDocument/2006/relationships/font" Target="fonts/font7.odttf"/><Relationship Id="rId12" Type="http://schemas.openxmlformats.org/officeDocument/2006/relationships/font" Target="fonts/font12.odttf"/><Relationship Id="rId2" Type="http://schemas.openxmlformats.org/officeDocument/2006/relationships/font" Target="fonts/font2.odttf"/><Relationship Id="rId1" Type="http://schemas.openxmlformats.org/officeDocument/2006/relationships/font" Target="fonts/font1.odttf"/><Relationship Id="rId6" Type="http://schemas.openxmlformats.org/officeDocument/2006/relationships/font" Target="fonts/font6.odttf"/><Relationship Id="rId11" Type="http://schemas.openxmlformats.org/officeDocument/2006/relationships/font" Target="fonts/font11.odttf"/><Relationship Id="rId5" Type="http://schemas.openxmlformats.org/officeDocument/2006/relationships/font" Target="fonts/font5.odttf"/><Relationship Id="rId10" Type="http://schemas.openxmlformats.org/officeDocument/2006/relationships/font" Target="fonts/font10.odttf"/><Relationship Id="rId4" Type="http://schemas.openxmlformats.org/officeDocument/2006/relationships/font" Target="fonts/font4.odttf"/><Relationship Id="rId9" Type="http://schemas.openxmlformats.org/officeDocument/2006/relationships/font" Target="fonts/font9.od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8</Pages>
  <Words>466</Words>
  <Characters>2660</Characters>
  <Application>Microsoft Office Word</Application>
  <DocSecurity>0</DocSecurity>
  <Lines>22</Lines>
  <Paragraphs>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3120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Gary Zhang</cp:lastModifiedBy>
  <cp:revision>2</cp:revision>
  <dcterms:created xsi:type="dcterms:W3CDTF">2026-07-24T07:56:00Z</dcterms:created>
  <dcterms:modified xsi:type="dcterms:W3CDTF">2026-07-24T07:56:00Z</dcterms:modified>
</cp:coreProperties>
</file>